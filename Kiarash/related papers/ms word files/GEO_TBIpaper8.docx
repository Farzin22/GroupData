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B6D7B" w:rsidRDefault="00DB6D7B" w:rsidP="00A10252">
      <w:pPr>
        <w:jc w:val="center"/>
        <w:rPr>
          <w:rFonts w:ascii="Times" w:hAnsi="Times"/>
          <w:b/>
          <w:sz w:val="28"/>
        </w:rPr>
      </w:pPr>
      <w:r w:rsidRPr="00BF77F9">
        <w:rPr>
          <w:rFonts w:ascii="Times" w:hAnsi="Times"/>
          <w:b/>
          <w:sz w:val="28"/>
        </w:rPr>
        <w:t xml:space="preserve">An Automated Bayesian </w:t>
      </w:r>
      <w:r w:rsidR="009935F0" w:rsidRPr="00BF77F9">
        <w:rPr>
          <w:rFonts w:ascii="Times" w:hAnsi="Times"/>
          <w:b/>
          <w:sz w:val="28"/>
        </w:rPr>
        <w:t>Framework for Integrative Gene Expression Analysis and Predictive Medicine</w:t>
      </w:r>
    </w:p>
    <w:p w:rsidR="00461860" w:rsidRPr="00BF77F9" w:rsidRDefault="00461860" w:rsidP="00A10252">
      <w:pPr>
        <w:jc w:val="center"/>
        <w:rPr>
          <w:rFonts w:ascii="Times" w:hAnsi="Times"/>
          <w:b/>
          <w:sz w:val="28"/>
        </w:rPr>
      </w:pPr>
    </w:p>
    <w:p w:rsidR="005868A3" w:rsidRDefault="00DB6D7B" w:rsidP="005868A3">
      <w:pPr>
        <w:ind w:left="2592" w:right="72" w:hanging="2592"/>
        <w:jc w:val="center"/>
        <w:textAlignment w:val="baseline"/>
        <w:rPr>
          <w:b/>
          <w:sz w:val="23"/>
          <w:szCs w:val="23"/>
          <w:vertAlign w:val="superscript"/>
        </w:rPr>
      </w:pPr>
      <w:proofErr w:type="spellStart"/>
      <w:r w:rsidRPr="00BF77F9">
        <w:rPr>
          <w:rFonts w:ascii="Times" w:hAnsi="Times"/>
          <w:b/>
        </w:rPr>
        <w:t>Neena</w:t>
      </w:r>
      <w:proofErr w:type="spellEnd"/>
      <w:r w:rsidRPr="00BF77F9">
        <w:rPr>
          <w:rFonts w:ascii="Times" w:hAnsi="Times"/>
          <w:b/>
        </w:rPr>
        <w:t xml:space="preserve"> Parikh</w:t>
      </w:r>
      <w:r w:rsidRPr="008247EF">
        <w:rPr>
          <w:rFonts w:ascii="Times" w:hAnsi="Times"/>
          <w:b/>
          <w:sz w:val="23"/>
          <w:szCs w:val="23"/>
          <w:vertAlign w:val="superscript"/>
        </w:rPr>
        <w:t>1</w:t>
      </w:r>
      <w:r w:rsidR="005868A3">
        <w:rPr>
          <w:rFonts w:ascii="Times" w:hAnsi="Times"/>
          <w:b/>
          <w:vertAlign w:val="superscript"/>
        </w:rPr>
        <w:t>*</w:t>
      </w:r>
      <w:r w:rsidR="00CC584B">
        <w:rPr>
          <w:rFonts w:ascii="Times" w:hAnsi="Times"/>
          <w:b/>
        </w:rPr>
        <w:t>;</w:t>
      </w:r>
      <w:r w:rsidRPr="00BF77F9">
        <w:rPr>
          <w:rFonts w:ascii="Times" w:hAnsi="Times"/>
          <w:b/>
        </w:rPr>
        <w:t xml:space="preserve"> </w:t>
      </w:r>
      <w:r w:rsidR="005868A3" w:rsidRPr="004C39B7">
        <w:rPr>
          <w:b/>
          <w:sz w:val="23"/>
          <w:szCs w:val="23"/>
        </w:rPr>
        <w:t xml:space="preserve">Amin </w:t>
      </w:r>
      <w:proofErr w:type="spellStart"/>
      <w:r w:rsidR="005868A3" w:rsidRPr="004C39B7">
        <w:rPr>
          <w:b/>
          <w:sz w:val="23"/>
          <w:szCs w:val="23"/>
        </w:rPr>
        <w:t>Zollanvari</w:t>
      </w:r>
      <w:proofErr w:type="spellEnd"/>
      <w:r w:rsidR="005868A3" w:rsidRPr="004C39B7">
        <w:rPr>
          <w:b/>
          <w:sz w:val="23"/>
          <w:szCs w:val="23"/>
        </w:rPr>
        <w:t>, PhD</w:t>
      </w:r>
      <w:r w:rsidR="005868A3" w:rsidRPr="004C39B7">
        <w:rPr>
          <w:b/>
          <w:sz w:val="23"/>
          <w:szCs w:val="23"/>
          <w:vertAlign w:val="superscript"/>
        </w:rPr>
        <w:t>2</w:t>
      </w:r>
      <w:proofErr w:type="gramStart"/>
      <w:r w:rsidR="005868A3" w:rsidRPr="004C39B7">
        <w:rPr>
          <w:b/>
          <w:sz w:val="23"/>
          <w:szCs w:val="23"/>
          <w:vertAlign w:val="superscript"/>
        </w:rPr>
        <w:t>,3</w:t>
      </w:r>
      <w:proofErr w:type="gramEnd"/>
      <w:r w:rsidR="000D4718">
        <w:rPr>
          <w:rFonts w:ascii="Times" w:hAnsi="Times"/>
          <w:b/>
          <w:vertAlign w:val="superscript"/>
        </w:rPr>
        <w:t>*</w:t>
      </w:r>
      <w:r w:rsidR="005868A3" w:rsidRPr="004C39B7">
        <w:rPr>
          <w:b/>
          <w:sz w:val="23"/>
          <w:szCs w:val="23"/>
        </w:rPr>
        <w:t>;</w:t>
      </w:r>
      <w:r w:rsidR="005868A3" w:rsidRPr="004C39B7">
        <w:rPr>
          <w:b/>
          <w:sz w:val="23"/>
          <w:szCs w:val="23"/>
          <w:vertAlign w:val="superscript"/>
        </w:rPr>
        <w:t xml:space="preserve"> </w:t>
      </w:r>
      <w:r w:rsidR="005868A3" w:rsidRPr="004C39B7">
        <w:rPr>
          <w:b/>
          <w:sz w:val="23"/>
          <w:szCs w:val="23"/>
        </w:rPr>
        <w:t xml:space="preserve">Gil </w:t>
      </w:r>
      <w:proofErr w:type="spellStart"/>
      <w:r w:rsidR="005868A3" w:rsidRPr="004C39B7">
        <w:rPr>
          <w:b/>
          <w:sz w:val="23"/>
          <w:szCs w:val="23"/>
        </w:rPr>
        <w:t>Alterovitz</w:t>
      </w:r>
      <w:proofErr w:type="spellEnd"/>
      <w:r w:rsidR="005868A3" w:rsidRPr="004C39B7">
        <w:rPr>
          <w:b/>
          <w:sz w:val="23"/>
          <w:szCs w:val="23"/>
        </w:rPr>
        <w:t>, PhD</w:t>
      </w:r>
      <w:r w:rsidR="005868A3" w:rsidRPr="004C39B7">
        <w:rPr>
          <w:b/>
          <w:sz w:val="23"/>
          <w:szCs w:val="23"/>
          <w:vertAlign w:val="superscript"/>
        </w:rPr>
        <w:t>1,2,3</w:t>
      </w:r>
    </w:p>
    <w:p w:rsidR="005868A3" w:rsidRPr="004C39B7" w:rsidRDefault="005868A3" w:rsidP="005868A3">
      <w:pPr>
        <w:ind w:left="2592" w:right="72" w:hanging="2592"/>
        <w:jc w:val="center"/>
        <w:textAlignment w:val="baseline"/>
        <w:rPr>
          <w:b/>
          <w:color w:val="000000"/>
          <w:sz w:val="23"/>
          <w:szCs w:val="23"/>
          <w:shd w:val="clear" w:color="auto" w:fill="FFFFFF"/>
        </w:rPr>
      </w:pPr>
    </w:p>
    <w:p w:rsidR="005868A3" w:rsidRDefault="005868A3" w:rsidP="005868A3">
      <w:pPr>
        <w:pStyle w:val="AMIAAffiliations"/>
        <w:spacing w:after="0"/>
        <w:rPr>
          <w:sz w:val="21"/>
          <w:szCs w:val="21"/>
        </w:rPr>
      </w:pPr>
      <w:r w:rsidRPr="00BA208B">
        <w:rPr>
          <w:sz w:val="21"/>
          <w:szCs w:val="21"/>
          <w:vertAlign w:val="superscript"/>
        </w:rPr>
        <w:t>1</w:t>
      </w:r>
      <w:r w:rsidRPr="00671A12">
        <w:rPr>
          <w:sz w:val="21"/>
          <w:szCs w:val="21"/>
        </w:rPr>
        <w:t>Department of Electrical Engineering and Computer Science, Massachusetts Institute of Technology, Cambridge, MA</w:t>
      </w:r>
      <w:r>
        <w:rPr>
          <w:sz w:val="21"/>
          <w:szCs w:val="21"/>
        </w:rPr>
        <w:t xml:space="preserve">; </w:t>
      </w:r>
      <w:r>
        <w:rPr>
          <w:vertAlign w:val="superscript"/>
        </w:rPr>
        <w:t>2</w:t>
      </w:r>
      <w:r w:rsidRPr="00671A12">
        <w:rPr>
          <w:sz w:val="21"/>
          <w:szCs w:val="21"/>
        </w:rPr>
        <w:t>Center for Biomedical Informatics, Har</w:t>
      </w:r>
      <w:r>
        <w:rPr>
          <w:sz w:val="21"/>
          <w:szCs w:val="21"/>
        </w:rPr>
        <w:t>vard Medical School, Boston, MA;</w:t>
      </w:r>
      <w:r w:rsidRPr="00DB07CD">
        <w:rPr>
          <w:vertAlign w:val="superscript"/>
        </w:rPr>
        <w:t xml:space="preserve"> </w:t>
      </w:r>
      <w:r>
        <w:rPr>
          <w:vertAlign w:val="superscript"/>
        </w:rPr>
        <w:t>3</w:t>
      </w:r>
      <w:r w:rsidRPr="00671A12">
        <w:rPr>
          <w:sz w:val="21"/>
          <w:szCs w:val="21"/>
        </w:rPr>
        <w:t>Children’s Hospital Informatics Program at Harvard-MIT Division of Health Science, Boston, MA</w:t>
      </w:r>
      <w:r>
        <w:rPr>
          <w:sz w:val="21"/>
          <w:szCs w:val="21"/>
        </w:rPr>
        <w:t xml:space="preserve">; </w:t>
      </w:r>
    </w:p>
    <w:p w:rsidR="005868A3" w:rsidRPr="00634B7D" w:rsidRDefault="005868A3" w:rsidP="005868A3">
      <w:pPr>
        <w:pStyle w:val="AMIAAffiliations"/>
        <w:spacing w:after="0"/>
        <w:rPr>
          <w:b w:val="0"/>
          <w:sz w:val="21"/>
          <w:szCs w:val="21"/>
        </w:rPr>
      </w:pPr>
      <w:r w:rsidRPr="00634B7D">
        <w:rPr>
          <w:b w:val="0"/>
          <w:sz w:val="21"/>
          <w:szCs w:val="21"/>
        </w:rPr>
        <w:t xml:space="preserve">* </w:t>
      </w:r>
      <w:r w:rsidRPr="00634B7D">
        <w:rPr>
          <w:sz w:val="21"/>
          <w:szCs w:val="21"/>
        </w:rPr>
        <w:t>These authors contributed equally to this work</w:t>
      </w:r>
      <w:r>
        <w:rPr>
          <w:sz w:val="21"/>
          <w:szCs w:val="21"/>
        </w:rPr>
        <w:t>.</w:t>
      </w:r>
    </w:p>
    <w:p w:rsidR="00DB6D7B" w:rsidRPr="00B42C28" w:rsidRDefault="00CA3D25" w:rsidP="005868A3">
      <w:pPr>
        <w:jc w:val="center"/>
        <w:rPr>
          <w:rFonts w:ascii="Times" w:hAnsi="Times"/>
          <w:b/>
          <w:sz w:val="20"/>
          <w:szCs w:val="20"/>
        </w:rPr>
      </w:pPr>
      <w:r w:rsidRPr="00B42C28">
        <w:rPr>
          <w:rFonts w:ascii="Times" w:hAnsi="Times"/>
          <w:b/>
          <w:sz w:val="20"/>
          <w:szCs w:val="20"/>
        </w:rPr>
        <w:t>Correspondence to: amin_zollanvari@hms.harvard.edu</w:t>
      </w:r>
    </w:p>
    <w:p w:rsidR="004C22C9" w:rsidRPr="00BF77F9" w:rsidRDefault="004C22C9" w:rsidP="00A10252">
      <w:pPr>
        <w:pStyle w:val="AMIAAffiliations"/>
        <w:spacing w:after="0"/>
        <w:rPr>
          <w:sz w:val="21"/>
          <w:szCs w:val="21"/>
        </w:rPr>
      </w:pPr>
    </w:p>
    <w:p w:rsidR="004C22C9" w:rsidRPr="00BF77F9" w:rsidRDefault="004C22C9" w:rsidP="00A10252">
      <w:pPr>
        <w:pStyle w:val="AMIAAffiliations"/>
        <w:spacing w:after="0"/>
        <w:rPr>
          <w:sz w:val="21"/>
          <w:szCs w:val="21"/>
        </w:rPr>
        <w:sectPr w:rsidR="004C22C9" w:rsidRPr="00BF77F9">
          <w:footerReference w:type="even" r:id="rId8"/>
          <w:footerReference w:type="default" r:id="rId9"/>
          <w:type w:val="continuous"/>
          <w:pgSz w:w="12240" w:h="15840" w:code="1"/>
          <w:pgMar w:top="1440" w:right="1440" w:bottom="1440" w:left="1440" w:gutter="0"/>
        </w:sectPr>
      </w:pPr>
    </w:p>
    <w:p w:rsidR="001305A1" w:rsidRPr="00BF77F9" w:rsidRDefault="006C79A8" w:rsidP="00A10252">
      <w:pPr>
        <w:pStyle w:val="AMIAAbstractHeading"/>
      </w:pPr>
      <w:r w:rsidRPr="00BF77F9">
        <w:t>Abstract</w:t>
      </w:r>
    </w:p>
    <w:p w:rsidR="00DB6D7B" w:rsidRPr="00BF77F9" w:rsidRDefault="00DB6D7B" w:rsidP="00A10252">
      <w:pPr>
        <w:jc w:val="both"/>
        <w:rPr>
          <w:rFonts w:ascii="Times" w:hAnsi="Times"/>
          <w:i/>
          <w:sz w:val="20"/>
        </w:rPr>
      </w:pPr>
      <w:r w:rsidRPr="00BF77F9">
        <w:rPr>
          <w:rFonts w:ascii="Times" w:hAnsi="Times"/>
          <w:b/>
          <w:i/>
          <w:sz w:val="20"/>
        </w:rPr>
        <w:t>Motivation:</w:t>
      </w:r>
      <w:r w:rsidRPr="00BF77F9">
        <w:rPr>
          <w:rFonts w:ascii="Times" w:hAnsi="Times"/>
          <w:i/>
          <w:sz w:val="20"/>
        </w:rPr>
        <w:t xml:space="preserve"> </w:t>
      </w:r>
      <w:r w:rsidR="00A857C0">
        <w:rPr>
          <w:rFonts w:ascii="Times" w:hAnsi="Times"/>
          <w:i/>
          <w:sz w:val="20"/>
        </w:rPr>
        <w:t>This work</w:t>
      </w:r>
      <w:r w:rsidRPr="00BF77F9">
        <w:rPr>
          <w:rFonts w:ascii="Times" w:hAnsi="Times"/>
          <w:i/>
          <w:sz w:val="20"/>
        </w:rPr>
        <w:t xml:space="preserve"> construct</w:t>
      </w:r>
      <w:r w:rsidR="00A857C0">
        <w:rPr>
          <w:rFonts w:ascii="Times" w:hAnsi="Times"/>
          <w:i/>
          <w:sz w:val="20"/>
        </w:rPr>
        <w:t>s</w:t>
      </w:r>
      <w:r w:rsidRPr="00BF77F9">
        <w:rPr>
          <w:rFonts w:ascii="Times" w:hAnsi="Times"/>
          <w:i/>
          <w:sz w:val="20"/>
        </w:rPr>
        <w:t xml:space="preserve"> a closed loop Bayesian Network framework for predictive medicine via integrative analysis of publicly available gene expression findings pertaining to various diseases.</w:t>
      </w:r>
    </w:p>
    <w:p w:rsidR="006C6462" w:rsidRPr="00BF77F9" w:rsidRDefault="00DB6D7B" w:rsidP="00A10252">
      <w:pPr>
        <w:jc w:val="both"/>
        <w:rPr>
          <w:rFonts w:ascii="Times" w:hAnsi="Times"/>
          <w:b/>
          <w:i/>
          <w:sz w:val="20"/>
        </w:rPr>
      </w:pPr>
      <w:r w:rsidRPr="00BF77F9">
        <w:rPr>
          <w:rFonts w:ascii="Times" w:hAnsi="Times"/>
          <w:b/>
          <w:i/>
          <w:sz w:val="20"/>
        </w:rPr>
        <w:t>Results:</w:t>
      </w:r>
      <w:r w:rsidRPr="00BF77F9">
        <w:rPr>
          <w:rFonts w:ascii="Times" w:hAnsi="Times"/>
          <w:i/>
          <w:sz w:val="20"/>
        </w:rPr>
        <w:t xml:space="preserve"> An automated pipeline was successfully constructed. Integrative models were made based on gene expression data obtained from GEO experiments relating to four different diseases using Bayesian statistical methods. Many of these models demonstrated a high level of accuracy and predictive ability. The approach described in this paper can be applied to any complex disorder and can include any number and type of genome-</w:t>
      </w:r>
      <w:r w:rsidR="006369EB">
        <w:rPr>
          <w:rFonts w:ascii="Times" w:hAnsi="Times"/>
          <w:i/>
          <w:sz w:val="20"/>
        </w:rPr>
        <w:t>scale</w:t>
      </w:r>
      <w:r w:rsidRPr="00BF77F9">
        <w:rPr>
          <w:rFonts w:ascii="Times" w:hAnsi="Times"/>
          <w:i/>
          <w:sz w:val="20"/>
        </w:rPr>
        <w:t xml:space="preserve"> </w:t>
      </w:r>
      <w:r w:rsidR="006369EB">
        <w:rPr>
          <w:rFonts w:ascii="Times" w:hAnsi="Times"/>
          <w:i/>
          <w:sz w:val="20"/>
        </w:rPr>
        <w:t>studies</w:t>
      </w:r>
      <w:r w:rsidRPr="00BF77F9">
        <w:rPr>
          <w:rFonts w:ascii="Times" w:hAnsi="Times"/>
          <w:i/>
          <w:sz w:val="20"/>
        </w:rPr>
        <w:t xml:space="preserve">. </w:t>
      </w:r>
    </w:p>
    <w:p w:rsidR="009454FF" w:rsidRDefault="009454FF" w:rsidP="000F174A">
      <w:pPr>
        <w:rPr>
          <w:rFonts w:ascii="Times" w:hAnsi="Times"/>
          <w:b/>
          <w:i/>
          <w:sz w:val="20"/>
        </w:rPr>
      </w:pPr>
    </w:p>
    <w:p w:rsidR="009454FF" w:rsidRPr="000F174A" w:rsidRDefault="009454FF" w:rsidP="000F174A">
      <w:pPr>
        <w:rPr>
          <w:sz w:val="20"/>
          <w:szCs w:val="20"/>
        </w:rPr>
      </w:pPr>
      <w:r w:rsidRPr="000F174A">
        <w:rPr>
          <w:sz w:val="20"/>
          <w:szCs w:val="20"/>
        </w:rPr>
        <w:t xml:space="preserve">Keywords: Integrative </w:t>
      </w:r>
      <w:r w:rsidR="0026709C">
        <w:rPr>
          <w:sz w:val="20"/>
          <w:szCs w:val="20"/>
        </w:rPr>
        <w:t>G</w:t>
      </w:r>
      <w:r w:rsidRPr="000F174A">
        <w:rPr>
          <w:sz w:val="20"/>
          <w:szCs w:val="20"/>
        </w:rPr>
        <w:t xml:space="preserve">enomics, </w:t>
      </w:r>
      <w:r>
        <w:rPr>
          <w:sz w:val="20"/>
          <w:szCs w:val="20"/>
        </w:rPr>
        <w:t xml:space="preserve">Bayesian </w:t>
      </w:r>
      <w:r w:rsidR="0026709C">
        <w:rPr>
          <w:sz w:val="20"/>
          <w:szCs w:val="20"/>
        </w:rPr>
        <w:t>N</w:t>
      </w:r>
      <w:r>
        <w:rPr>
          <w:sz w:val="20"/>
          <w:szCs w:val="20"/>
        </w:rPr>
        <w:t xml:space="preserve">etwork, Multi-network </w:t>
      </w:r>
      <w:r w:rsidR="0026709C">
        <w:rPr>
          <w:sz w:val="20"/>
          <w:szCs w:val="20"/>
        </w:rPr>
        <w:t>M</w:t>
      </w:r>
      <w:r>
        <w:rPr>
          <w:sz w:val="20"/>
          <w:szCs w:val="20"/>
        </w:rPr>
        <w:t xml:space="preserve">odel, </w:t>
      </w:r>
      <w:r w:rsidR="007B5C2E" w:rsidRPr="00BF77F9">
        <w:rPr>
          <w:rFonts w:ascii="Times" w:hAnsi="Times"/>
          <w:sz w:val="20"/>
        </w:rPr>
        <w:t>Gene Expression Omnibus</w:t>
      </w: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A22F1" w:rsidRDefault="009A22F1" w:rsidP="00A10252">
      <w:pPr>
        <w:jc w:val="both"/>
        <w:rPr>
          <w:rFonts w:ascii="Times" w:hAnsi="Times"/>
          <w:b/>
          <w:i/>
          <w:sz w:val="20"/>
        </w:rPr>
      </w:pPr>
    </w:p>
    <w:p w:rsidR="009454FF" w:rsidRDefault="009454FF" w:rsidP="00A10252">
      <w:pPr>
        <w:jc w:val="both"/>
        <w:rPr>
          <w:rFonts w:ascii="Times" w:hAnsi="Times"/>
          <w:b/>
          <w:i/>
          <w:sz w:val="20"/>
        </w:rPr>
      </w:pPr>
    </w:p>
    <w:p w:rsidR="009454FF" w:rsidRDefault="009454FF" w:rsidP="00A10252">
      <w:pPr>
        <w:jc w:val="both"/>
        <w:rPr>
          <w:rFonts w:ascii="Times" w:hAnsi="Times"/>
          <w:b/>
          <w:i/>
          <w:sz w:val="20"/>
        </w:rPr>
      </w:pPr>
    </w:p>
    <w:p w:rsidR="009454FF" w:rsidRPr="00BF77F9" w:rsidRDefault="009454FF" w:rsidP="00A10252">
      <w:pPr>
        <w:jc w:val="both"/>
        <w:rPr>
          <w:rFonts w:ascii="Times" w:hAnsi="Times"/>
          <w:b/>
          <w:i/>
          <w:sz w:val="20"/>
        </w:rPr>
      </w:pPr>
    </w:p>
    <w:p w:rsidR="00C66D02" w:rsidRPr="00BF77F9" w:rsidRDefault="006C79A8" w:rsidP="00A10252">
      <w:pPr>
        <w:pStyle w:val="AMIAHeading"/>
        <w:numPr>
          <w:ilvl w:val="0"/>
          <w:numId w:val="5"/>
        </w:numPr>
        <w:spacing w:before="0"/>
      </w:pPr>
      <w:r w:rsidRPr="00BF77F9">
        <w:t>Introduction</w:t>
      </w:r>
    </w:p>
    <w:p w:rsidR="00DB6D7B" w:rsidRPr="00BF77F9" w:rsidRDefault="00DB6D7B" w:rsidP="00A10252">
      <w:pPr>
        <w:widowControl w:val="0"/>
        <w:autoSpaceDE w:val="0"/>
        <w:autoSpaceDN w:val="0"/>
        <w:adjustRightInd w:val="0"/>
        <w:jc w:val="both"/>
        <w:rPr>
          <w:rFonts w:ascii="Times" w:hAnsi="Times"/>
          <w:sz w:val="20"/>
        </w:rPr>
      </w:pPr>
      <w:r w:rsidRPr="00BF77F9">
        <w:rPr>
          <w:rFonts w:eastAsia="Arial"/>
          <w:color w:val="000000"/>
          <w:spacing w:val="-12"/>
          <w:sz w:val="20"/>
          <w:szCs w:val="20"/>
        </w:rPr>
        <w:t xml:space="preserve">In recent years, </w:t>
      </w:r>
      <w:r w:rsidRPr="00BF77F9">
        <w:rPr>
          <w:rFonts w:ascii="Times" w:hAnsi="Times"/>
          <w:sz w:val="20"/>
        </w:rPr>
        <w:t>several genome-wide technologies have been developed. As the amount of publicly available genomic data increases, the necessity for varying bioinformatics methodologies to conduct relevant analysis also increases. Much has been written about the obstacles presented by translating discoveries made via genomic data to medicine</w:t>
      </w:r>
      <w:r w:rsidR="00461860">
        <w:rPr>
          <w:rFonts w:ascii="Times" w:hAnsi="Times"/>
          <w:sz w:val="20"/>
        </w:rPr>
        <w:t xml:space="preserve"> </w:t>
      </w:r>
      <w:r w:rsidR="00EE359F">
        <w:rPr>
          <w:rFonts w:ascii="Times" w:hAnsi="Times"/>
          <w:sz w:val="20"/>
        </w:rPr>
        <w:t>[</w:t>
      </w:r>
      <w:r w:rsidRPr="00160022">
        <w:rPr>
          <w:rFonts w:ascii="Times" w:hAnsi="Times"/>
          <w:sz w:val="20"/>
        </w:rPr>
        <w:t>1</w:t>
      </w:r>
      <w:r w:rsidR="00EE359F">
        <w:rPr>
          <w:rFonts w:ascii="Times" w:hAnsi="Times"/>
          <w:sz w:val="20"/>
        </w:rPr>
        <w:t>-</w:t>
      </w:r>
      <w:r w:rsidRPr="00160022">
        <w:rPr>
          <w:rFonts w:ascii="Times" w:hAnsi="Times"/>
          <w:sz w:val="20"/>
        </w:rPr>
        <w:t>4</w:t>
      </w:r>
      <w:r w:rsidR="00EE359F">
        <w:rPr>
          <w:rFonts w:ascii="Times" w:hAnsi="Times"/>
          <w:sz w:val="20"/>
        </w:rPr>
        <w:t>]</w:t>
      </w:r>
      <w:r w:rsidR="00461860">
        <w:rPr>
          <w:rFonts w:ascii="Times" w:hAnsi="Times"/>
          <w:sz w:val="20"/>
        </w:rPr>
        <w:t>.</w:t>
      </w:r>
      <w:r w:rsidRPr="00BF77F9">
        <w:rPr>
          <w:rFonts w:ascii="Times" w:hAnsi="Times"/>
          <w:sz w:val="20"/>
        </w:rPr>
        <w:t xml:space="preserve"> In order to circumvent these obstacles, the </w:t>
      </w:r>
      <w:r w:rsidR="00F74608">
        <w:rPr>
          <w:rFonts w:ascii="Times" w:hAnsi="Times"/>
          <w:sz w:val="20"/>
        </w:rPr>
        <w:t>discipline</w:t>
      </w:r>
      <w:r w:rsidRPr="00BF77F9">
        <w:rPr>
          <w:rFonts w:ascii="Times" w:hAnsi="Times"/>
          <w:sz w:val="20"/>
        </w:rPr>
        <w:t xml:space="preserve"> of translational informatics has emerged – a discipline that focuses on the development of analytic and interpretive methods to evaluate the increasing amounts of biological data into diagnostics and therapeutics for the clinical environment</w:t>
      </w:r>
      <w:r w:rsidR="00461860">
        <w:rPr>
          <w:rFonts w:ascii="Times" w:hAnsi="Times"/>
          <w:sz w:val="20"/>
        </w:rPr>
        <w:t xml:space="preserve"> </w:t>
      </w:r>
      <w:r w:rsidR="00EE359F">
        <w:rPr>
          <w:rFonts w:ascii="Times" w:hAnsi="Times"/>
          <w:sz w:val="20"/>
        </w:rPr>
        <w:t>[5]</w:t>
      </w:r>
      <w:r w:rsidR="00461860">
        <w:rPr>
          <w:rFonts w:ascii="Times" w:hAnsi="Times"/>
          <w:sz w:val="20"/>
        </w:rPr>
        <w:t>.</w:t>
      </w:r>
      <w:r w:rsidRPr="00BF77F9">
        <w:rPr>
          <w:rFonts w:ascii="Times" w:hAnsi="Times"/>
          <w:sz w:val="20"/>
        </w:rPr>
        <w:t xml:space="preserve"> Many researchers have used an integrative approach to isolate genes that are associated with certain diseases. For example, such research has been widely done with respect to type I </w:t>
      </w:r>
      <w:r w:rsidRPr="00EE359F">
        <w:rPr>
          <w:rFonts w:ascii="Times" w:hAnsi="Times"/>
          <w:sz w:val="20"/>
        </w:rPr>
        <w:t>diabete</w:t>
      </w:r>
      <w:r w:rsidR="00EE359F">
        <w:rPr>
          <w:rFonts w:ascii="Times" w:hAnsi="Times"/>
          <w:sz w:val="20"/>
        </w:rPr>
        <w:t>s</w:t>
      </w:r>
      <w:r w:rsidRPr="00BF77F9">
        <w:rPr>
          <w:rFonts w:ascii="Times" w:hAnsi="Times"/>
          <w:sz w:val="20"/>
        </w:rPr>
        <w:t xml:space="preserve"> and obesity</w:t>
      </w:r>
      <w:r w:rsidR="00461860">
        <w:rPr>
          <w:rFonts w:ascii="Times" w:hAnsi="Times"/>
          <w:sz w:val="20"/>
        </w:rPr>
        <w:t xml:space="preserve"> </w:t>
      </w:r>
      <w:r w:rsidR="00EE359F">
        <w:rPr>
          <w:rFonts w:ascii="Times" w:hAnsi="Times"/>
          <w:sz w:val="20"/>
        </w:rPr>
        <w:t>[6, 7]</w:t>
      </w:r>
      <w:r w:rsidR="00461860">
        <w:rPr>
          <w:rFonts w:ascii="Times" w:hAnsi="Times"/>
          <w:sz w:val="20"/>
        </w:rPr>
        <w:t>.</w:t>
      </w:r>
      <w:r w:rsidRPr="00BF77F9">
        <w:rPr>
          <w:rFonts w:ascii="Times" w:hAnsi="Times"/>
          <w:sz w:val="20"/>
        </w:rPr>
        <w:t xml:space="preserve"> These studies, among others, have demonstrated the efficacy of utilizing data from several genetic and microarray studies.</w:t>
      </w:r>
    </w:p>
    <w:p w:rsidR="00DB6D7B" w:rsidRPr="00BF77F9" w:rsidRDefault="00DB6D7B" w:rsidP="00A10252">
      <w:pPr>
        <w:widowControl w:val="0"/>
        <w:autoSpaceDE w:val="0"/>
        <w:autoSpaceDN w:val="0"/>
        <w:adjustRightInd w:val="0"/>
        <w:jc w:val="both"/>
        <w:rPr>
          <w:rFonts w:ascii="Times" w:hAnsi="Times"/>
          <w:sz w:val="20"/>
        </w:rPr>
      </w:pPr>
    </w:p>
    <w:p w:rsidR="00DB6D7B" w:rsidRPr="00BF77F9" w:rsidRDefault="00DB6D7B" w:rsidP="00A10252">
      <w:pPr>
        <w:jc w:val="both"/>
        <w:rPr>
          <w:rFonts w:ascii="Times" w:hAnsi="Times"/>
          <w:b/>
          <w:sz w:val="20"/>
        </w:rPr>
      </w:pPr>
      <w:r w:rsidRPr="00BF77F9">
        <w:rPr>
          <w:rFonts w:ascii="Times" w:hAnsi="Times"/>
          <w:b/>
          <w:sz w:val="20"/>
        </w:rPr>
        <w:t>1.1 Gene Expression Omnibus</w:t>
      </w:r>
    </w:p>
    <w:p w:rsidR="00B02882" w:rsidRPr="00BF77F9" w:rsidRDefault="00DB6D7B" w:rsidP="00A10252">
      <w:pPr>
        <w:jc w:val="both"/>
        <w:rPr>
          <w:rFonts w:ascii="Times" w:hAnsi="Times"/>
          <w:sz w:val="20"/>
        </w:rPr>
      </w:pPr>
      <w:r w:rsidRPr="00BF77F9">
        <w:rPr>
          <w:rFonts w:ascii="Times" w:hAnsi="Times"/>
          <w:sz w:val="20"/>
        </w:rPr>
        <w:t xml:space="preserve">The Gene Expression Omnibus (GEO) is a publicly accessible repository </w:t>
      </w:r>
      <w:r w:rsidR="00461860">
        <w:rPr>
          <w:rFonts w:ascii="Times" w:hAnsi="Times"/>
          <w:sz w:val="20"/>
        </w:rPr>
        <w:t xml:space="preserve">of genomic data </w:t>
      </w:r>
      <w:r w:rsidR="00EE359F">
        <w:rPr>
          <w:rFonts w:ascii="Times" w:hAnsi="Times"/>
          <w:sz w:val="20"/>
        </w:rPr>
        <w:t>[8]</w:t>
      </w:r>
      <w:r w:rsidR="00461860">
        <w:rPr>
          <w:rFonts w:ascii="Times" w:hAnsi="Times"/>
          <w:sz w:val="20"/>
        </w:rPr>
        <w:t>.</w:t>
      </w:r>
      <w:r w:rsidRPr="00BF77F9">
        <w:rPr>
          <w:rFonts w:ascii="Times" w:hAnsi="Times"/>
          <w:sz w:val="20"/>
        </w:rPr>
        <w:t xml:space="preserve"> This project was initiated in response to an increasing demand for a public database of high-throughput gene expression data. The GEO offers a flexible platform for submission and retrieval of heterogeneous data sets from high-throughput gene expression and genomic hybridization experiments. </w:t>
      </w:r>
    </w:p>
    <w:p w:rsidR="00B02882" w:rsidRPr="00BF77F9" w:rsidRDefault="00B02882" w:rsidP="00A10252">
      <w:pPr>
        <w:jc w:val="both"/>
        <w:rPr>
          <w:rFonts w:ascii="Times" w:hAnsi="Times"/>
          <w:sz w:val="20"/>
        </w:rPr>
      </w:pPr>
    </w:p>
    <w:p w:rsidR="00DB6D7B" w:rsidRPr="00BF77F9" w:rsidRDefault="00B02882" w:rsidP="00A10252">
      <w:pPr>
        <w:jc w:val="both"/>
        <w:rPr>
          <w:rFonts w:ascii="Times" w:hAnsi="Times"/>
          <w:sz w:val="20"/>
        </w:rPr>
      </w:pPr>
      <w:r w:rsidRPr="00BF77F9">
        <w:rPr>
          <w:rFonts w:ascii="Times" w:hAnsi="Times"/>
          <w:sz w:val="20"/>
        </w:rPr>
        <w:t xml:space="preserve">The GEO categorizes all user-submitted experiments into samples, series, and platforms, many of which are then manually curated into </w:t>
      </w:r>
      <w:proofErr w:type="spellStart"/>
      <w:r w:rsidRPr="00BF77F9">
        <w:rPr>
          <w:rFonts w:ascii="Times" w:hAnsi="Times"/>
          <w:sz w:val="20"/>
        </w:rPr>
        <w:t>DataSet</w:t>
      </w:r>
      <w:proofErr w:type="spellEnd"/>
      <w:r w:rsidRPr="00BF77F9">
        <w:rPr>
          <w:rFonts w:ascii="Times" w:hAnsi="Times"/>
          <w:sz w:val="20"/>
        </w:rPr>
        <w:t xml:space="preserve"> records</w:t>
      </w:r>
      <w:r w:rsidR="00461860">
        <w:rPr>
          <w:rFonts w:ascii="Times" w:hAnsi="Times"/>
          <w:sz w:val="20"/>
        </w:rPr>
        <w:t xml:space="preserve"> [9];</w:t>
      </w:r>
      <w:r w:rsidRPr="00BF77F9">
        <w:rPr>
          <w:rFonts w:ascii="Times" w:hAnsi="Times"/>
          <w:sz w:val="20"/>
        </w:rPr>
        <w:t xml:space="preserve"> i</w:t>
      </w:r>
      <w:r w:rsidR="00DB6D7B" w:rsidRPr="00BF77F9">
        <w:rPr>
          <w:rFonts w:ascii="Times" w:hAnsi="Times"/>
          <w:sz w:val="20"/>
        </w:rPr>
        <w:t>n this study, all gene expression</w:t>
      </w:r>
      <w:r w:rsidRPr="00BF77F9">
        <w:rPr>
          <w:rFonts w:ascii="Times" w:hAnsi="Times"/>
          <w:sz w:val="20"/>
        </w:rPr>
        <w:t xml:space="preserve"> data was obtained from </w:t>
      </w:r>
      <w:proofErr w:type="spellStart"/>
      <w:r w:rsidRPr="00BF77F9">
        <w:rPr>
          <w:rFonts w:ascii="Times" w:hAnsi="Times"/>
          <w:sz w:val="20"/>
        </w:rPr>
        <w:t>DataSets</w:t>
      </w:r>
      <w:proofErr w:type="spellEnd"/>
      <w:r w:rsidR="00DB6D7B" w:rsidRPr="00BF77F9">
        <w:rPr>
          <w:rFonts w:ascii="Times" w:hAnsi="Times"/>
          <w:sz w:val="20"/>
        </w:rPr>
        <w:t>.</w:t>
      </w:r>
    </w:p>
    <w:p w:rsidR="00DB6D7B" w:rsidRPr="00BF77F9" w:rsidRDefault="00DB6D7B" w:rsidP="00A10252">
      <w:pPr>
        <w:jc w:val="both"/>
        <w:rPr>
          <w:rFonts w:ascii="Times" w:hAnsi="Times"/>
          <w:sz w:val="20"/>
        </w:rPr>
      </w:pPr>
    </w:p>
    <w:p w:rsidR="00DB6D7B" w:rsidRPr="00BF77F9" w:rsidRDefault="00DB6D7B" w:rsidP="00A10252">
      <w:pPr>
        <w:jc w:val="both"/>
        <w:rPr>
          <w:rFonts w:ascii="Times" w:hAnsi="Times"/>
          <w:sz w:val="20"/>
        </w:rPr>
      </w:pPr>
      <w:r w:rsidRPr="00BF77F9">
        <w:rPr>
          <w:rFonts w:ascii="Times" w:hAnsi="Times"/>
          <w:b/>
          <w:sz w:val="20"/>
        </w:rPr>
        <w:t xml:space="preserve">1.2 Bayesian Networks and </w:t>
      </w:r>
      <w:proofErr w:type="spellStart"/>
      <w:r w:rsidR="004E68F4">
        <w:rPr>
          <w:rFonts w:ascii="Times" w:hAnsi="Times"/>
          <w:b/>
          <w:sz w:val="20"/>
        </w:rPr>
        <w:t>Multinet</w:t>
      </w:r>
      <w:r w:rsidRPr="00BF77F9">
        <w:rPr>
          <w:rFonts w:ascii="Times" w:hAnsi="Times"/>
          <w:b/>
          <w:sz w:val="20"/>
        </w:rPr>
        <w:t>s</w:t>
      </w:r>
      <w:proofErr w:type="spellEnd"/>
    </w:p>
    <w:p w:rsidR="00DB6D7B" w:rsidRPr="00BF77F9" w:rsidRDefault="00DB6D7B" w:rsidP="00A10252">
      <w:pPr>
        <w:jc w:val="both"/>
        <w:rPr>
          <w:rFonts w:ascii="Times" w:hAnsi="Times"/>
          <w:sz w:val="20"/>
        </w:rPr>
      </w:pPr>
      <w:r w:rsidRPr="00BF77F9">
        <w:rPr>
          <w:rFonts w:ascii="Times" w:hAnsi="Times"/>
          <w:sz w:val="20"/>
        </w:rPr>
        <w:t xml:space="preserve">In a Bayesian approach to statistical analysis, the data analysis process begins with an already established probability distribution, referred to as the </w:t>
      </w:r>
      <w:r w:rsidRPr="00BF77F9">
        <w:rPr>
          <w:rFonts w:ascii="Times" w:hAnsi="Times"/>
          <w:i/>
          <w:sz w:val="20"/>
        </w:rPr>
        <w:t>prior distribution</w:t>
      </w:r>
      <w:r w:rsidRPr="00BF77F9">
        <w:rPr>
          <w:rFonts w:ascii="Times" w:hAnsi="Times"/>
          <w:sz w:val="20"/>
        </w:rPr>
        <w:t xml:space="preserve">. This process consists of using previously obtained sample data to update the prior distribution into a </w:t>
      </w:r>
      <w:r w:rsidRPr="00BF77F9">
        <w:rPr>
          <w:rFonts w:ascii="Times" w:hAnsi="Times"/>
          <w:i/>
          <w:sz w:val="20"/>
        </w:rPr>
        <w:t>posterior distribution</w:t>
      </w:r>
      <w:r w:rsidRPr="00BF77F9">
        <w:rPr>
          <w:rFonts w:ascii="Times" w:hAnsi="Times"/>
          <w:sz w:val="20"/>
        </w:rPr>
        <w:t>. The basic tool for this process is the Bayes’ theorem</w:t>
      </w:r>
      <w:r w:rsidR="0031734F">
        <w:rPr>
          <w:rFonts w:ascii="Times" w:hAnsi="Times"/>
          <w:sz w:val="20"/>
        </w:rPr>
        <w:t xml:space="preserve"> </w:t>
      </w:r>
      <w:r w:rsidR="00EE359F">
        <w:rPr>
          <w:rFonts w:ascii="Times" w:hAnsi="Times"/>
          <w:sz w:val="20"/>
        </w:rPr>
        <w:t>[10</w:t>
      </w:r>
      <w:r w:rsidR="00FE0E52">
        <w:rPr>
          <w:rFonts w:ascii="Times" w:hAnsi="Times"/>
          <w:sz w:val="20"/>
        </w:rPr>
        <w:t>-11</w:t>
      </w:r>
      <w:r w:rsidR="00EE359F">
        <w:rPr>
          <w:rFonts w:ascii="Times" w:hAnsi="Times"/>
          <w:sz w:val="20"/>
        </w:rPr>
        <w:t>]</w:t>
      </w:r>
      <w:r w:rsidR="00461860">
        <w:rPr>
          <w:rFonts w:ascii="Times" w:hAnsi="Times"/>
          <w:sz w:val="20"/>
        </w:rPr>
        <w:t>.</w:t>
      </w:r>
    </w:p>
    <w:p w:rsidR="00DB6D7B" w:rsidRPr="00BF77F9" w:rsidRDefault="00DB6D7B" w:rsidP="00A10252">
      <w:pPr>
        <w:jc w:val="both"/>
        <w:rPr>
          <w:rFonts w:ascii="Times" w:hAnsi="Times"/>
          <w:sz w:val="20"/>
        </w:rPr>
      </w:pPr>
    </w:p>
    <w:p w:rsidR="00DB6D7B" w:rsidRDefault="00DB6D7B" w:rsidP="00A10252">
      <w:pPr>
        <w:jc w:val="both"/>
        <w:rPr>
          <w:rFonts w:ascii="Times" w:hAnsi="Times"/>
          <w:sz w:val="20"/>
        </w:rPr>
      </w:pPr>
      <w:r w:rsidRPr="00BF77F9">
        <w:rPr>
          <w:rFonts w:ascii="Times" w:hAnsi="Times"/>
          <w:sz w:val="20"/>
        </w:rPr>
        <w:t>When dealing with complex problems, graphical models can help break down the complex systems into simpler parts, allowing for the analysis of a single variable. A Bayesian network is a directed, acyclic graphical structure. A simple Bayesian network is depicted in Figure 1.</w:t>
      </w:r>
    </w:p>
    <w:p w:rsidR="00E36C10" w:rsidRPr="00BF77F9" w:rsidRDefault="00E36C10" w:rsidP="00A10252">
      <w:pPr>
        <w:jc w:val="both"/>
        <w:rPr>
          <w:rFonts w:ascii="Times" w:hAnsi="Times"/>
          <w:sz w:val="20"/>
        </w:rPr>
      </w:pPr>
    </w:p>
    <w:p w:rsidR="00DB6D7B" w:rsidRPr="00BF77F9" w:rsidRDefault="00B70B54" w:rsidP="00A10252">
      <w:pPr>
        <w:jc w:val="center"/>
        <w:rPr>
          <w:rFonts w:ascii="Times" w:hAnsi="Times"/>
          <w:b/>
          <w:sz w:val="20"/>
        </w:rPr>
      </w:pPr>
      <w:r w:rsidRPr="0028385D">
        <w:rPr>
          <w:rFonts w:ascii="Times" w:hAnsi="Times"/>
          <w:b/>
          <w:noProof/>
          <w:sz w:val="20"/>
        </w:rPr>
        <w:drawing>
          <wp:inline distT="0" distB="0" distL="0" distR="0">
            <wp:extent cx="4277289" cy="3202940"/>
            <wp:effectExtent l="0" t="0" r="0" b="0"/>
            <wp:docPr id="1" name="Picture 1"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0"/>
                    <a:stretch>
                      <a:fillRect/>
                    </a:stretch>
                  </pic:blipFill>
                  <pic:spPr>
                    <a:xfrm>
                      <a:off x="0" y="0"/>
                      <a:ext cx="4277921" cy="3203413"/>
                    </a:xfrm>
                    <a:prstGeom prst="rect">
                      <a:avLst/>
                    </a:prstGeom>
                  </pic:spPr>
                </pic:pic>
              </a:graphicData>
            </a:graphic>
          </wp:inline>
        </w:drawing>
      </w:r>
    </w:p>
    <w:p w:rsidR="00DB6D7B" w:rsidRPr="00BF77F9" w:rsidRDefault="00DB6D7B" w:rsidP="00A10252">
      <w:pPr>
        <w:rPr>
          <w:rFonts w:ascii="Times" w:hAnsi="Times"/>
          <w:b/>
          <w:sz w:val="20"/>
        </w:rPr>
        <w:sectPr w:rsidR="00DB6D7B" w:rsidRPr="00BF77F9">
          <w:type w:val="continuous"/>
          <w:pgSz w:w="12240" w:h="15840"/>
          <w:pgMar w:top="1440" w:right="1440" w:bottom="1440" w:left="1440" w:gutter="0"/>
        </w:sectPr>
      </w:pPr>
      <w:r w:rsidRPr="00BF77F9">
        <w:rPr>
          <w:rFonts w:ascii="Times" w:hAnsi="Times"/>
          <w:b/>
          <w:sz w:val="20"/>
        </w:rPr>
        <w:t>Figure 1:</w:t>
      </w:r>
      <w:r w:rsidRPr="00BF77F9">
        <w:rPr>
          <w:rFonts w:ascii="Times" w:hAnsi="Times"/>
          <w:sz w:val="20"/>
        </w:rPr>
        <w:t xml:space="preserve"> Example of a Bayesian network. In this example, A is the founder; X, Y, and Z are the children of A; </w:t>
      </w:r>
      <w:proofErr w:type="gramStart"/>
      <w:r w:rsidRPr="00BF77F9">
        <w:rPr>
          <w:rFonts w:ascii="Times" w:hAnsi="Times"/>
          <w:sz w:val="20"/>
        </w:rPr>
        <w:t>A and</w:t>
      </w:r>
      <w:proofErr w:type="gramEnd"/>
      <w:r w:rsidRPr="00BF77F9">
        <w:rPr>
          <w:rFonts w:ascii="Times" w:hAnsi="Times"/>
          <w:sz w:val="20"/>
        </w:rPr>
        <w:t xml:space="preserve"> Y are the parents of Z.</w:t>
      </w:r>
    </w:p>
    <w:p w:rsidR="00DB6D7B" w:rsidRPr="00BF77F9" w:rsidRDefault="00DB6D7B" w:rsidP="00A10252">
      <w:pPr>
        <w:jc w:val="both"/>
        <w:rPr>
          <w:rFonts w:ascii="Times" w:hAnsi="Times"/>
          <w:sz w:val="20"/>
        </w:rPr>
      </w:pPr>
    </w:p>
    <w:p w:rsidR="006C6462" w:rsidRPr="002B3825" w:rsidRDefault="006C6462" w:rsidP="00D11EFE">
      <w:pPr>
        <w:jc w:val="both"/>
        <w:rPr>
          <w:rFonts w:ascii="Times" w:hAnsi="Times"/>
          <w:sz w:val="20"/>
          <w:szCs w:val="20"/>
        </w:rPr>
      </w:pPr>
    </w:p>
    <w:p w:rsidR="00911F8D" w:rsidRDefault="000D39FD">
      <w:pPr>
        <w:widowControl w:val="0"/>
        <w:autoSpaceDE w:val="0"/>
        <w:autoSpaceDN w:val="0"/>
        <w:adjustRightInd w:val="0"/>
        <w:jc w:val="both"/>
        <w:rPr>
          <w:rFonts w:ascii="Cambria" w:hAnsi="Cambria" w:cs="Cambria"/>
          <w:sz w:val="22"/>
          <w:szCs w:val="22"/>
        </w:rPr>
      </w:pPr>
      <w:r w:rsidRPr="000D39FD">
        <w:rPr>
          <w:rFonts w:ascii="Times" w:hAnsi="Times"/>
          <w:sz w:val="20"/>
          <w:szCs w:val="20"/>
        </w:rPr>
        <w:t xml:space="preserve">Bayesian networks, a class of multivariate probabilistic models, not only account for variability in biological system, but also can incorporate higher-order </w:t>
      </w:r>
      <w:proofErr w:type="spellStart"/>
      <w:r w:rsidRPr="000D39FD">
        <w:rPr>
          <w:rFonts w:ascii="Times" w:hAnsi="Times"/>
          <w:sz w:val="20"/>
          <w:szCs w:val="20"/>
        </w:rPr>
        <w:t>epistatic</w:t>
      </w:r>
      <w:proofErr w:type="spellEnd"/>
      <w:r w:rsidRPr="000D39FD">
        <w:rPr>
          <w:rFonts w:ascii="Times" w:hAnsi="Times"/>
          <w:sz w:val="20"/>
          <w:szCs w:val="20"/>
        </w:rPr>
        <w:t xml:space="preserve"> interactions and their interplay with environmental and clinical factors</w:t>
      </w:r>
      <w:r w:rsidR="002E4CB2">
        <w:rPr>
          <w:rFonts w:ascii="Times" w:hAnsi="Times"/>
          <w:sz w:val="20"/>
          <w:szCs w:val="20"/>
        </w:rPr>
        <w:t xml:space="preserve"> [10</w:t>
      </w:r>
      <w:r w:rsidR="00086B8E">
        <w:rPr>
          <w:rFonts w:ascii="Times" w:hAnsi="Times"/>
          <w:sz w:val="20"/>
          <w:szCs w:val="20"/>
        </w:rPr>
        <w:t>]</w:t>
      </w:r>
      <w:r w:rsidRPr="000D39FD">
        <w:rPr>
          <w:rFonts w:ascii="Times" w:hAnsi="Times"/>
          <w:sz w:val="20"/>
          <w:szCs w:val="20"/>
        </w:rPr>
        <w:t xml:space="preserve">. The modular nature of Bayesian networks, combined with computationally efficient algorithms to learn their structure, makes them </w:t>
      </w:r>
      <w:r w:rsidR="002B3825">
        <w:rPr>
          <w:rFonts w:ascii="Times" w:hAnsi="Times"/>
          <w:sz w:val="20"/>
          <w:szCs w:val="20"/>
        </w:rPr>
        <w:t xml:space="preserve">an </w:t>
      </w:r>
      <w:r w:rsidRPr="000D39FD">
        <w:rPr>
          <w:rFonts w:ascii="Times" w:hAnsi="Times"/>
          <w:sz w:val="20"/>
          <w:szCs w:val="20"/>
        </w:rPr>
        <w:t xml:space="preserve">ideal </w:t>
      </w:r>
      <w:r w:rsidR="002B3825">
        <w:rPr>
          <w:rFonts w:ascii="Times" w:hAnsi="Times"/>
          <w:sz w:val="20"/>
          <w:szCs w:val="20"/>
        </w:rPr>
        <w:t xml:space="preserve">tool </w:t>
      </w:r>
      <w:r w:rsidRPr="000D39FD">
        <w:rPr>
          <w:rFonts w:ascii="Times" w:hAnsi="Times"/>
          <w:sz w:val="20"/>
          <w:szCs w:val="20"/>
        </w:rPr>
        <w:t>for analyzing complex biological system</w:t>
      </w:r>
      <w:r w:rsidR="00DB6D7B" w:rsidRPr="002B3825">
        <w:rPr>
          <w:rFonts w:ascii="Times" w:hAnsi="Times"/>
          <w:sz w:val="20"/>
          <w:szCs w:val="20"/>
        </w:rPr>
        <w:t>.</w:t>
      </w:r>
      <w:r w:rsidR="00DB6D7B" w:rsidRPr="00BF77F9">
        <w:rPr>
          <w:rFonts w:ascii="Times" w:hAnsi="Times"/>
          <w:sz w:val="20"/>
        </w:rPr>
        <w:t xml:space="preserve"> </w:t>
      </w:r>
      <w:r w:rsidR="002B3825">
        <w:rPr>
          <w:rFonts w:ascii="Times" w:hAnsi="Times" w:cs="Cambria"/>
          <w:sz w:val="20"/>
          <w:szCs w:val="20"/>
        </w:rPr>
        <w:t>Using Bayesian networks</w:t>
      </w:r>
      <w:r w:rsidRPr="000D39FD">
        <w:rPr>
          <w:rFonts w:ascii="Times" w:hAnsi="Times" w:cs="Cambria"/>
          <w:sz w:val="20"/>
          <w:szCs w:val="20"/>
        </w:rPr>
        <w:t xml:space="preserve">, </w:t>
      </w:r>
      <w:r w:rsidR="002B3825">
        <w:rPr>
          <w:rFonts w:ascii="Times" w:hAnsi="Times" w:cs="Cambria"/>
          <w:sz w:val="20"/>
          <w:szCs w:val="20"/>
        </w:rPr>
        <w:t xml:space="preserve">we can decompose </w:t>
      </w:r>
      <w:r w:rsidRPr="000D39FD">
        <w:rPr>
          <w:rFonts w:ascii="Times" w:hAnsi="Times" w:cs="Cambria"/>
          <w:sz w:val="20"/>
          <w:szCs w:val="20"/>
        </w:rPr>
        <w:t xml:space="preserve">a </w:t>
      </w:r>
      <w:r w:rsidR="002B3825" w:rsidRPr="002B3825">
        <w:rPr>
          <w:rFonts w:ascii="Times" w:hAnsi="Times" w:cs="Cambria"/>
          <w:sz w:val="20"/>
          <w:szCs w:val="20"/>
        </w:rPr>
        <w:t>complex joint</w:t>
      </w:r>
      <w:r w:rsidRPr="000D39FD">
        <w:rPr>
          <w:rFonts w:ascii="Times" w:hAnsi="Times" w:cs="Cambria"/>
          <w:sz w:val="20"/>
          <w:szCs w:val="20"/>
        </w:rPr>
        <w:t xml:space="preserve"> distribution of </w:t>
      </w:r>
      <w:r w:rsidR="002B3825" w:rsidRPr="00471934">
        <w:rPr>
          <w:rFonts w:ascii="Times" w:hAnsi="Times" w:cs="Cambria"/>
          <w:sz w:val="20"/>
          <w:szCs w:val="20"/>
        </w:rPr>
        <w:t xml:space="preserve">variables. This </w:t>
      </w:r>
      <w:r w:rsidRPr="000D39FD">
        <w:rPr>
          <w:rFonts w:ascii="Times" w:hAnsi="Times" w:cs="Cambria"/>
          <w:sz w:val="20"/>
          <w:szCs w:val="20"/>
        </w:rPr>
        <w:t>property allows compact factorization of complex distribution over a high</w:t>
      </w:r>
      <w:r w:rsidRPr="000D39FD">
        <w:rPr>
          <w:rFonts w:ascii="Marker Felt" w:hAnsi="Marker Felt" w:cs="Marker Felt"/>
          <w:sz w:val="20"/>
          <w:szCs w:val="20"/>
        </w:rPr>
        <w:t>‐</w:t>
      </w:r>
      <w:r w:rsidRPr="000D39FD">
        <w:rPr>
          <w:rFonts w:ascii="Times" w:hAnsi="Times" w:cs="Cambria"/>
          <w:sz w:val="20"/>
          <w:szCs w:val="20"/>
        </w:rPr>
        <w:t>dimensional space, which, in turn, yields great advan</w:t>
      </w:r>
      <w:r w:rsidR="002B3825" w:rsidRPr="002B3825">
        <w:rPr>
          <w:rFonts w:ascii="Times" w:hAnsi="Times" w:cs="Cambria"/>
          <w:sz w:val="20"/>
          <w:szCs w:val="20"/>
        </w:rPr>
        <w:t>tage in “learning” and inference</w:t>
      </w:r>
      <w:r w:rsidR="00D11EFE">
        <w:rPr>
          <w:rFonts w:ascii="Cambria" w:hAnsi="Cambria" w:cs="Cambria"/>
          <w:sz w:val="22"/>
          <w:szCs w:val="22"/>
        </w:rPr>
        <w:t xml:space="preserve"> </w:t>
      </w:r>
      <w:r w:rsidR="00EE359F">
        <w:rPr>
          <w:rFonts w:ascii="Times" w:hAnsi="Times"/>
          <w:sz w:val="20"/>
        </w:rPr>
        <w:t>[10</w:t>
      </w:r>
      <w:r w:rsidR="002E4CB2">
        <w:rPr>
          <w:rFonts w:ascii="Times" w:hAnsi="Times"/>
          <w:sz w:val="20"/>
        </w:rPr>
        <w:t>-11</w:t>
      </w:r>
      <w:r w:rsidR="00EE359F">
        <w:rPr>
          <w:rFonts w:ascii="Times" w:hAnsi="Times"/>
          <w:sz w:val="20"/>
        </w:rPr>
        <w:t>]</w:t>
      </w:r>
      <w:r w:rsidR="00461860">
        <w:rPr>
          <w:rFonts w:ascii="Times" w:hAnsi="Times"/>
          <w:sz w:val="20"/>
        </w:rPr>
        <w:t>.</w:t>
      </w:r>
    </w:p>
    <w:p w:rsidR="00DB6D7B" w:rsidRPr="00BF77F9" w:rsidRDefault="00DB6D7B" w:rsidP="00A10252">
      <w:pPr>
        <w:jc w:val="both"/>
        <w:rPr>
          <w:rFonts w:ascii="Times" w:hAnsi="Times"/>
          <w:sz w:val="20"/>
        </w:rPr>
      </w:pPr>
    </w:p>
    <w:p w:rsidR="007472DF" w:rsidRPr="00BF77F9" w:rsidRDefault="00DB6D7B" w:rsidP="007472DF">
      <w:pPr>
        <w:jc w:val="both"/>
        <w:rPr>
          <w:rFonts w:ascii="Times" w:hAnsi="Times"/>
          <w:sz w:val="20"/>
        </w:rPr>
      </w:pPr>
      <w:r w:rsidRPr="00BF77F9">
        <w:rPr>
          <w:rFonts w:ascii="Times" w:hAnsi="Times"/>
          <w:sz w:val="20"/>
        </w:rPr>
        <w:t xml:space="preserve">In the research conducted prior to </w:t>
      </w:r>
      <w:r w:rsidR="0044356D">
        <w:rPr>
          <w:rFonts w:ascii="Times" w:hAnsi="Times"/>
          <w:sz w:val="20"/>
        </w:rPr>
        <w:t>this work</w:t>
      </w:r>
      <w:r w:rsidRPr="00BF77F9">
        <w:rPr>
          <w:rFonts w:ascii="Times" w:hAnsi="Times"/>
          <w:sz w:val="20"/>
        </w:rPr>
        <w:t xml:space="preserve">, a certain type of Bayesian model known as the Bayesian </w:t>
      </w:r>
      <w:proofErr w:type="spellStart"/>
      <w:r w:rsidRPr="00BF77F9">
        <w:rPr>
          <w:rFonts w:ascii="Times" w:hAnsi="Times"/>
          <w:sz w:val="20"/>
        </w:rPr>
        <w:t>multinet</w:t>
      </w:r>
      <w:proofErr w:type="spellEnd"/>
      <w:r w:rsidRPr="00BF77F9">
        <w:rPr>
          <w:rFonts w:ascii="Times" w:hAnsi="Times"/>
          <w:sz w:val="20"/>
        </w:rPr>
        <w:t xml:space="preserve"> was constructed</w:t>
      </w:r>
      <w:r w:rsidR="00FA3071">
        <w:rPr>
          <w:rFonts w:ascii="Times" w:hAnsi="Times"/>
          <w:sz w:val="20"/>
        </w:rPr>
        <w:t xml:space="preserve"> for analysis of disease</w:t>
      </w:r>
      <w:r w:rsidR="00461860">
        <w:rPr>
          <w:rFonts w:ascii="Times" w:hAnsi="Times"/>
          <w:sz w:val="20"/>
        </w:rPr>
        <w:t xml:space="preserve"> </w:t>
      </w:r>
      <w:r w:rsidR="00EE359F">
        <w:rPr>
          <w:rFonts w:ascii="Times" w:hAnsi="Times"/>
          <w:sz w:val="20"/>
        </w:rPr>
        <w:t>[</w:t>
      </w:r>
      <w:r w:rsidR="008940D9">
        <w:rPr>
          <w:rFonts w:ascii="Times" w:hAnsi="Times"/>
          <w:sz w:val="20"/>
        </w:rPr>
        <w:t>12</w:t>
      </w:r>
      <w:r w:rsidR="00EE359F">
        <w:rPr>
          <w:rFonts w:ascii="Times" w:hAnsi="Times"/>
          <w:sz w:val="20"/>
        </w:rPr>
        <w:t>]</w:t>
      </w:r>
      <w:r w:rsidR="00461860">
        <w:rPr>
          <w:rFonts w:ascii="Times" w:hAnsi="Times"/>
          <w:sz w:val="20"/>
        </w:rPr>
        <w:t>.</w:t>
      </w:r>
      <w:r w:rsidRPr="00BF77F9">
        <w:rPr>
          <w:rFonts w:ascii="Times" w:hAnsi="Times"/>
          <w:sz w:val="20"/>
        </w:rPr>
        <w:t xml:space="preserve"> Rather than being a s</w:t>
      </w:r>
      <w:r w:rsidR="00243F6D">
        <w:rPr>
          <w:rFonts w:ascii="Times" w:hAnsi="Times"/>
          <w:sz w:val="20"/>
        </w:rPr>
        <w:t>ingly structured</w:t>
      </w:r>
      <w:r w:rsidRPr="00BF77F9">
        <w:rPr>
          <w:rFonts w:ascii="Times" w:hAnsi="Times"/>
          <w:sz w:val="20"/>
        </w:rPr>
        <w:t xml:space="preserve"> Bayesian network as described above and portrayed in Figure 1, a Bayesian </w:t>
      </w:r>
      <w:proofErr w:type="spellStart"/>
      <w:r w:rsidRPr="00BF77F9">
        <w:rPr>
          <w:rFonts w:ascii="Times" w:hAnsi="Times"/>
          <w:sz w:val="20"/>
        </w:rPr>
        <w:t>multinet</w:t>
      </w:r>
      <w:proofErr w:type="spellEnd"/>
      <w:r w:rsidRPr="00BF77F9">
        <w:rPr>
          <w:rFonts w:ascii="Times" w:hAnsi="Times"/>
          <w:sz w:val="20"/>
        </w:rPr>
        <w:t xml:space="preserve"> is a set of distinct yet related Bayesian networks</w:t>
      </w:r>
      <w:r w:rsidR="00461860">
        <w:rPr>
          <w:rFonts w:ascii="Times" w:hAnsi="Times"/>
          <w:sz w:val="20"/>
        </w:rPr>
        <w:t xml:space="preserve"> </w:t>
      </w:r>
      <w:r w:rsidR="00EE359F">
        <w:rPr>
          <w:rFonts w:ascii="Times" w:hAnsi="Times"/>
          <w:sz w:val="20"/>
        </w:rPr>
        <w:t>[1</w:t>
      </w:r>
      <w:r w:rsidR="00BC6430">
        <w:rPr>
          <w:rFonts w:ascii="Times" w:hAnsi="Times"/>
          <w:sz w:val="20"/>
        </w:rPr>
        <w:t>3</w:t>
      </w:r>
      <w:r w:rsidR="00EE359F">
        <w:rPr>
          <w:rFonts w:ascii="Times" w:hAnsi="Times"/>
          <w:sz w:val="20"/>
        </w:rPr>
        <w:t>]</w:t>
      </w:r>
      <w:r w:rsidR="00461860">
        <w:rPr>
          <w:rFonts w:ascii="Times" w:hAnsi="Times"/>
          <w:sz w:val="20"/>
        </w:rPr>
        <w:t>.</w:t>
      </w:r>
      <w:r w:rsidR="00753826">
        <w:rPr>
          <w:rFonts w:ascii="Times" w:hAnsi="Times"/>
          <w:sz w:val="20"/>
        </w:rPr>
        <w:t xml:space="preserve"> </w:t>
      </w:r>
      <w:r w:rsidR="00753826" w:rsidRPr="00E87E16">
        <w:rPr>
          <w:rFonts w:eastAsia="Arial"/>
          <w:color w:val="000000"/>
          <w:spacing w:val="-9"/>
          <w:sz w:val="20"/>
          <w:szCs w:val="20"/>
        </w:rPr>
        <w:t xml:space="preserve">In the </w:t>
      </w:r>
      <w:proofErr w:type="spellStart"/>
      <w:r w:rsidR="00753826" w:rsidRPr="00E87E16">
        <w:rPr>
          <w:rFonts w:eastAsia="Arial"/>
          <w:color w:val="000000"/>
          <w:spacing w:val="-9"/>
          <w:sz w:val="20"/>
          <w:szCs w:val="20"/>
        </w:rPr>
        <w:t>multinet</w:t>
      </w:r>
      <w:proofErr w:type="spellEnd"/>
      <w:r w:rsidR="00753826" w:rsidRPr="00E87E16">
        <w:rPr>
          <w:rFonts w:eastAsia="Arial"/>
          <w:color w:val="000000"/>
          <w:spacing w:val="-9"/>
          <w:sz w:val="20"/>
          <w:szCs w:val="20"/>
        </w:rPr>
        <w:t xml:space="preserve"> classifiers, </w:t>
      </w:r>
      <w:proofErr w:type="gramStart"/>
      <w:r w:rsidR="00753826" w:rsidRPr="00E87E16">
        <w:rPr>
          <w:rFonts w:eastAsia="Arial"/>
          <w:color w:val="000000"/>
          <w:spacing w:val="-9"/>
          <w:sz w:val="20"/>
          <w:szCs w:val="20"/>
        </w:rPr>
        <w:t>the dataset is first partitioned by classes</w:t>
      </w:r>
      <w:proofErr w:type="gramEnd"/>
      <w:r w:rsidR="00753826" w:rsidRPr="00E87E16">
        <w:rPr>
          <w:rFonts w:eastAsia="Arial"/>
          <w:color w:val="000000"/>
          <w:spacing w:val="-9"/>
          <w:sz w:val="20"/>
          <w:szCs w:val="20"/>
        </w:rPr>
        <w:t>, and a singl</w:t>
      </w:r>
      <w:r w:rsidR="007472DF">
        <w:rPr>
          <w:rFonts w:eastAsia="Arial"/>
          <w:color w:val="000000"/>
          <w:spacing w:val="-9"/>
          <w:sz w:val="20"/>
          <w:szCs w:val="20"/>
        </w:rPr>
        <w:t>e Bayesian network</w:t>
      </w:r>
      <w:r w:rsidR="00753826" w:rsidRPr="00E87E16">
        <w:rPr>
          <w:rFonts w:eastAsia="Arial"/>
          <w:color w:val="000000"/>
          <w:spacing w:val="-9"/>
          <w:sz w:val="20"/>
          <w:szCs w:val="20"/>
        </w:rPr>
        <w:t xml:space="preserve"> </w:t>
      </w:r>
      <w:r w:rsidR="007472DF">
        <w:rPr>
          <w:rFonts w:eastAsia="Arial"/>
          <w:color w:val="000000"/>
          <w:spacing w:val="-9"/>
          <w:sz w:val="20"/>
          <w:szCs w:val="20"/>
        </w:rPr>
        <w:t xml:space="preserve">(here, a </w:t>
      </w:r>
      <w:r w:rsidR="00471934">
        <w:rPr>
          <w:rFonts w:eastAsia="Arial"/>
          <w:color w:val="000000"/>
          <w:spacing w:val="-9"/>
          <w:sz w:val="20"/>
          <w:szCs w:val="20"/>
        </w:rPr>
        <w:t xml:space="preserve">tree-augmented structure </w:t>
      </w:r>
      <w:r w:rsidR="007472DF">
        <w:rPr>
          <w:rFonts w:eastAsia="Arial"/>
          <w:color w:val="000000"/>
          <w:spacing w:val="-9"/>
          <w:sz w:val="20"/>
          <w:szCs w:val="20"/>
        </w:rPr>
        <w:t xml:space="preserve">also known as </w:t>
      </w:r>
      <w:r w:rsidR="00753826" w:rsidRPr="00E87E16">
        <w:rPr>
          <w:rFonts w:eastAsia="Arial"/>
          <w:color w:val="000000"/>
          <w:spacing w:val="-9"/>
          <w:sz w:val="20"/>
          <w:szCs w:val="20"/>
        </w:rPr>
        <w:t>TAN</w:t>
      </w:r>
      <w:r w:rsidR="00471934">
        <w:rPr>
          <w:rFonts w:eastAsia="Arial"/>
          <w:color w:val="000000"/>
          <w:spacing w:val="-9"/>
          <w:sz w:val="20"/>
          <w:szCs w:val="20"/>
        </w:rPr>
        <w:t>)</w:t>
      </w:r>
      <w:r w:rsidR="00753826" w:rsidRPr="00E87E16">
        <w:rPr>
          <w:rFonts w:eastAsia="Arial"/>
          <w:color w:val="000000"/>
          <w:spacing w:val="-9"/>
          <w:sz w:val="20"/>
          <w:szCs w:val="20"/>
        </w:rPr>
        <w:t xml:space="preserve"> is constructed on each partition</w:t>
      </w:r>
      <w:r w:rsidR="00803E67">
        <w:rPr>
          <w:rFonts w:eastAsia="Arial"/>
          <w:color w:val="000000"/>
          <w:spacing w:val="-9"/>
          <w:sz w:val="20"/>
          <w:szCs w:val="20"/>
        </w:rPr>
        <w:t xml:space="preserve"> [</w:t>
      </w:r>
      <w:r w:rsidR="00B32437">
        <w:rPr>
          <w:rFonts w:eastAsia="Arial"/>
          <w:color w:val="000000"/>
          <w:spacing w:val="-9"/>
          <w:sz w:val="20"/>
          <w:szCs w:val="20"/>
        </w:rPr>
        <w:t>13-</w:t>
      </w:r>
      <w:r w:rsidR="00803E67">
        <w:rPr>
          <w:rFonts w:eastAsia="Arial"/>
          <w:color w:val="000000"/>
          <w:spacing w:val="-9"/>
          <w:sz w:val="20"/>
          <w:szCs w:val="20"/>
        </w:rPr>
        <w:t>14]</w:t>
      </w:r>
      <w:r w:rsidR="00753826" w:rsidRPr="00E87E16">
        <w:rPr>
          <w:rFonts w:eastAsia="Arial"/>
          <w:color w:val="000000"/>
          <w:spacing w:val="-9"/>
          <w:sz w:val="20"/>
          <w:szCs w:val="20"/>
        </w:rPr>
        <w:t xml:space="preserve">. Then the data is </w:t>
      </w:r>
      <w:r w:rsidR="00753826" w:rsidRPr="00E87E16">
        <w:rPr>
          <w:sz w:val="20"/>
          <w:szCs w:val="20"/>
        </w:rPr>
        <w:t>classified to the class that maximizes the posterior probability</w:t>
      </w:r>
      <w:r w:rsidR="00753826" w:rsidRPr="00E87E16">
        <w:rPr>
          <w:rFonts w:eastAsia="Arial"/>
          <w:color w:val="000000"/>
          <w:spacing w:val="-9"/>
          <w:sz w:val="20"/>
          <w:szCs w:val="20"/>
        </w:rPr>
        <w:t xml:space="preserve">. Compared to a simple network, the </w:t>
      </w:r>
      <w:proofErr w:type="spellStart"/>
      <w:r w:rsidR="00753826" w:rsidRPr="00E87E16">
        <w:rPr>
          <w:rFonts w:eastAsia="Arial"/>
          <w:color w:val="000000"/>
          <w:spacing w:val="-9"/>
          <w:sz w:val="20"/>
          <w:szCs w:val="20"/>
        </w:rPr>
        <w:t>multinet</w:t>
      </w:r>
      <w:proofErr w:type="spellEnd"/>
      <w:r w:rsidR="00753826" w:rsidRPr="00E87E16">
        <w:rPr>
          <w:rFonts w:eastAsia="Arial"/>
          <w:color w:val="000000"/>
          <w:spacing w:val="-9"/>
          <w:sz w:val="20"/>
          <w:szCs w:val="20"/>
        </w:rPr>
        <w:t xml:space="preserve"> </w:t>
      </w:r>
      <w:proofErr w:type="gramStart"/>
      <w:r w:rsidR="00753826" w:rsidRPr="00E87E16">
        <w:rPr>
          <w:rFonts w:eastAsia="Arial"/>
          <w:color w:val="000000"/>
          <w:spacing w:val="-9"/>
          <w:sz w:val="20"/>
          <w:szCs w:val="20"/>
        </w:rPr>
        <w:t xml:space="preserve">aims to more precisely model underlying pattern of dependency (e.g. </w:t>
      </w:r>
      <w:proofErr w:type="spellStart"/>
      <w:r w:rsidR="00753826" w:rsidRPr="00E87E16">
        <w:rPr>
          <w:rFonts w:eastAsia="Arial"/>
          <w:color w:val="000000"/>
          <w:spacing w:val="-9"/>
          <w:sz w:val="20"/>
          <w:szCs w:val="20"/>
        </w:rPr>
        <w:t>epistatic</w:t>
      </w:r>
      <w:proofErr w:type="spellEnd"/>
      <w:r w:rsidR="00753826" w:rsidRPr="00E87E16">
        <w:rPr>
          <w:rFonts w:eastAsia="Arial"/>
          <w:color w:val="000000"/>
          <w:spacing w:val="-9"/>
          <w:sz w:val="20"/>
          <w:szCs w:val="20"/>
        </w:rPr>
        <w:t xml:space="preserve"> dependencies) between features as the structure of the classifier is</w:t>
      </w:r>
      <w:proofErr w:type="gramEnd"/>
      <w:r w:rsidR="00753826" w:rsidRPr="00E87E16">
        <w:rPr>
          <w:rFonts w:eastAsia="Arial"/>
          <w:color w:val="000000"/>
          <w:spacing w:val="-9"/>
          <w:sz w:val="20"/>
          <w:szCs w:val="20"/>
        </w:rPr>
        <w:t xml:space="preserve"> not forced to be static across classes</w:t>
      </w:r>
      <w:r w:rsidR="00753826">
        <w:t xml:space="preserve">. </w:t>
      </w:r>
      <w:r w:rsidR="007472DF">
        <w:rPr>
          <w:rFonts w:ascii="Times" w:hAnsi="Times"/>
          <w:sz w:val="20"/>
        </w:rPr>
        <w:t xml:space="preserve">Therefore, the main difference for constructing singly structure Bayesian network and </w:t>
      </w:r>
      <w:proofErr w:type="spellStart"/>
      <w:r w:rsidR="007472DF">
        <w:rPr>
          <w:rFonts w:ascii="Times" w:hAnsi="Times"/>
          <w:sz w:val="20"/>
        </w:rPr>
        <w:t>multinets</w:t>
      </w:r>
      <w:proofErr w:type="spellEnd"/>
      <w:r w:rsidR="007472DF">
        <w:rPr>
          <w:rFonts w:ascii="Times" w:hAnsi="Times"/>
          <w:sz w:val="20"/>
        </w:rPr>
        <w:t xml:space="preserve"> is in treating the samples considered in the trial. For constructing </w:t>
      </w:r>
      <w:proofErr w:type="spellStart"/>
      <w:r w:rsidR="007472DF">
        <w:rPr>
          <w:rFonts w:ascii="Times" w:hAnsi="Times"/>
          <w:sz w:val="20"/>
        </w:rPr>
        <w:t>multinets</w:t>
      </w:r>
      <w:proofErr w:type="spellEnd"/>
      <w:r w:rsidR="007472DF">
        <w:rPr>
          <w:rFonts w:ascii="Times" w:hAnsi="Times"/>
          <w:sz w:val="20"/>
        </w:rPr>
        <w:t xml:space="preserve"> we keep the samples of each GEO experiment separate and we integrate the </w:t>
      </w:r>
      <w:r w:rsidR="004A6DF5">
        <w:rPr>
          <w:rFonts w:ascii="Times" w:hAnsi="Times"/>
          <w:sz w:val="20"/>
        </w:rPr>
        <w:t>information content of each experiment through</w:t>
      </w:r>
      <w:r w:rsidR="007472DF">
        <w:rPr>
          <w:rFonts w:ascii="Times" w:hAnsi="Times"/>
          <w:sz w:val="20"/>
        </w:rPr>
        <w:t xml:space="preserve"> Bayesian inference </w:t>
      </w:r>
      <w:r w:rsidR="004A6DF5">
        <w:rPr>
          <w:rFonts w:ascii="Times" w:hAnsi="Times"/>
          <w:sz w:val="20"/>
        </w:rPr>
        <w:t>step</w:t>
      </w:r>
      <w:r w:rsidR="007472DF">
        <w:rPr>
          <w:rFonts w:ascii="Times" w:hAnsi="Times"/>
          <w:sz w:val="20"/>
        </w:rPr>
        <w:t>. However, for constructing the singly structure Bayesian networks we considered union of normalized samples from each GEO experiment.</w:t>
      </w:r>
    </w:p>
    <w:p w:rsidR="007472DF" w:rsidRDefault="007472DF" w:rsidP="00DF1ACF">
      <w:pPr>
        <w:jc w:val="both"/>
      </w:pPr>
    </w:p>
    <w:p w:rsidR="00DF1ACF" w:rsidRPr="00BF77F9" w:rsidDel="00DF1ACF" w:rsidRDefault="00753826" w:rsidP="00DF1ACF">
      <w:pPr>
        <w:jc w:val="both"/>
        <w:rPr>
          <w:rFonts w:ascii="Times" w:hAnsi="Times"/>
          <w:sz w:val="20"/>
        </w:rPr>
      </w:pPr>
      <w:r w:rsidRPr="00E87E16">
        <w:rPr>
          <w:rFonts w:eastAsia="Arial"/>
          <w:color w:val="000000"/>
          <w:spacing w:val="-10"/>
          <w:sz w:val="20"/>
          <w:szCs w:val="20"/>
        </w:rPr>
        <w:t xml:space="preserve">The power of our method in integrating different </w:t>
      </w:r>
      <w:r w:rsidR="006369EB">
        <w:rPr>
          <w:rFonts w:eastAsia="Arial"/>
          <w:color w:val="000000"/>
          <w:spacing w:val="-10"/>
          <w:sz w:val="20"/>
          <w:szCs w:val="20"/>
        </w:rPr>
        <w:t>GEO experiment</w:t>
      </w:r>
      <w:r w:rsidR="006369EB" w:rsidRPr="00E87E16">
        <w:rPr>
          <w:rFonts w:eastAsia="Arial"/>
          <w:color w:val="000000"/>
          <w:spacing w:val="-10"/>
          <w:sz w:val="20"/>
          <w:szCs w:val="20"/>
        </w:rPr>
        <w:t xml:space="preserve">s </w:t>
      </w:r>
      <w:r w:rsidRPr="00E87E16">
        <w:rPr>
          <w:rFonts w:eastAsia="Arial"/>
          <w:color w:val="000000"/>
          <w:spacing w:val="-10"/>
          <w:sz w:val="20"/>
          <w:szCs w:val="20"/>
        </w:rPr>
        <w:t>is three-fold: (1) Merging controls in related experiments results in a larger number of control group, which in turn increases the power of association,</w:t>
      </w:r>
      <w:r w:rsidRPr="00E87E16">
        <w:rPr>
          <w:rFonts w:eastAsia="Arial"/>
          <w:color w:val="000000"/>
          <w:spacing w:val="-12"/>
          <w:sz w:val="20"/>
          <w:szCs w:val="20"/>
        </w:rPr>
        <w:t xml:space="preserve"> (2) The common-feature Bayesian </w:t>
      </w:r>
      <w:proofErr w:type="spellStart"/>
      <w:r w:rsidRPr="00E87E16">
        <w:rPr>
          <w:rFonts w:eastAsia="Arial"/>
          <w:color w:val="000000"/>
          <w:spacing w:val="-12"/>
          <w:sz w:val="20"/>
          <w:szCs w:val="20"/>
        </w:rPr>
        <w:t>multinet</w:t>
      </w:r>
      <w:proofErr w:type="spellEnd"/>
      <w:r w:rsidRPr="00E87E16">
        <w:rPr>
          <w:rFonts w:eastAsia="Arial"/>
          <w:color w:val="000000"/>
          <w:spacing w:val="-12"/>
          <w:sz w:val="20"/>
          <w:szCs w:val="20"/>
        </w:rPr>
        <w:t xml:space="preserve"> is able to capture different underlying pattern of dependency across multiple experiments, (3) The feature-differentiated Bayesian </w:t>
      </w:r>
      <w:proofErr w:type="spellStart"/>
      <w:r w:rsidRPr="00E87E16">
        <w:rPr>
          <w:rFonts w:eastAsia="Arial"/>
          <w:color w:val="000000"/>
          <w:spacing w:val="-12"/>
          <w:sz w:val="20"/>
          <w:szCs w:val="20"/>
        </w:rPr>
        <w:t>multinet</w:t>
      </w:r>
      <w:proofErr w:type="spellEnd"/>
      <w:r w:rsidRPr="00E87E16">
        <w:rPr>
          <w:rFonts w:eastAsia="Arial"/>
          <w:color w:val="000000"/>
          <w:spacing w:val="-12"/>
          <w:sz w:val="20"/>
          <w:szCs w:val="20"/>
        </w:rPr>
        <w:t xml:space="preserve"> is capable of not only capturing different pattern of dependency, but also utilizing different sets of features across experiments</w:t>
      </w:r>
      <w:r w:rsidR="00F46B12">
        <w:rPr>
          <w:rFonts w:eastAsia="Arial"/>
          <w:color w:val="000000"/>
          <w:spacing w:val="-12"/>
          <w:sz w:val="20"/>
          <w:szCs w:val="20"/>
        </w:rPr>
        <w:t>.</w:t>
      </w:r>
    </w:p>
    <w:p w:rsidR="00DB6D7B" w:rsidRPr="00BF77F9" w:rsidRDefault="00DB6D7B" w:rsidP="00DF1ACF">
      <w:pPr>
        <w:jc w:val="both"/>
        <w:rPr>
          <w:rFonts w:ascii="Times" w:hAnsi="Times"/>
          <w:sz w:val="20"/>
        </w:rPr>
      </w:pPr>
    </w:p>
    <w:p w:rsidR="00DB6D7B" w:rsidRPr="00BF77F9" w:rsidRDefault="00DB6D7B" w:rsidP="00A10252">
      <w:pPr>
        <w:jc w:val="both"/>
        <w:rPr>
          <w:rFonts w:ascii="Times" w:hAnsi="Times"/>
          <w:sz w:val="20"/>
        </w:rPr>
      </w:pPr>
      <w:r w:rsidRPr="00BF77F9">
        <w:rPr>
          <w:rFonts w:ascii="Times" w:hAnsi="Times"/>
          <w:b/>
          <w:sz w:val="20"/>
        </w:rPr>
        <w:t>1.3 Goals of Research</w:t>
      </w:r>
    </w:p>
    <w:p w:rsidR="00DB6D7B" w:rsidRPr="00BF77F9" w:rsidRDefault="00DB6D7B" w:rsidP="00A10252">
      <w:pPr>
        <w:jc w:val="both"/>
        <w:rPr>
          <w:rFonts w:ascii="Times" w:hAnsi="Times"/>
          <w:sz w:val="20"/>
        </w:rPr>
      </w:pPr>
      <w:r w:rsidRPr="00BF77F9">
        <w:rPr>
          <w:rFonts w:ascii="Times" w:hAnsi="Times"/>
          <w:sz w:val="20"/>
        </w:rPr>
        <w:t xml:space="preserve">Several studies have been done that merge gene expression data from multiple experiments with respect to a single disease. Though some of these studies have indeed used an automated approach to such research, they have focused on single diseases or disorders. </w:t>
      </w:r>
    </w:p>
    <w:p w:rsidR="00DB6D7B" w:rsidRPr="00BF77F9" w:rsidRDefault="00DB6D7B" w:rsidP="00A10252">
      <w:pPr>
        <w:jc w:val="both"/>
        <w:rPr>
          <w:rFonts w:ascii="Times" w:hAnsi="Times"/>
          <w:sz w:val="20"/>
        </w:rPr>
      </w:pPr>
    </w:p>
    <w:p w:rsidR="00DB6D7B" w:rsidRDefault="00DB6D7B" w:rsidP="00A10252">
      <w:pPr>
        <w:jc w:val="both"/>
        <w:rPr>
          <w:rFonts w:ascii="Times" w:hAnsi="Times"/>
          <w:sz w:val="20"/>
        </w:rPr>
      </w:pPr>
      <w:r w:rsidRPr="00BF77F9">
        <w:rPr>
          <w:rFonts w:ascii="Times" w:hAnsi="Times"/>
          <w:sz w:val="20"/>
        </w:rPr>
        <w:t>This study aims to construct an automated framework that allows for the integration of genome-wide expression data (using the GEO) in regard to any disease or disorder, while also creating a predictive model for disease-related phenotypes that illustrates the relationship between various genetic factors and pathways in order to aid future treatment and study of these diseases.</w:t>
      </w:r>
    </w:p>
    <w:p w:rsidR="007272A0" w:rsidRPr="00BF77F9" w:rsidRDefault="007272A0" w:rsidP="00A10252">
      <w:pPr>
        <w:jc w:val="both"/>
        <w:rPr>
          <w:rFonts w:ascii="Times" w:hAnsi="Times"/>
          <w:sz w:val="20"/>
        </w:rPr>
      </w:pPr>
    </w:p>
    <w:p w:rsidR="00DB6D7B" w:rsidRPr="00BF77F9" w:rsidRDefault="00DB6D7B" w:rsidP="00A10252">
      <w:pPr>
        <w:jc w:val="both"/>
        <w:rPr>
          <w:rFonts w:ascii="Times" w:hAnsi="Times"/>
          <w:sz w:val="20"/>
        </w:rPr>
      </w:pPr>
      <w:r w:rsidRPr="00BF77F9">
        <w:rPr>
          <w:rFonts w:ascii="Times" w:hAnsi="Times"/>
          <w:b/>
          <w:sz w:val="20"/>
        </w:rPr>
        <w:t>1.4 Diseases</w:t>
      </w:r>
    </w:p>
    <w:p w:rsidR="0029362A" w:rsidRPr="008A3904" w:rsidRDefault="00DB6D7B" w:rsidP="00DF1ACF">
      <w:pPr>
        <w:jc w:val="both"/>
        <w:rPr>
          <w:rFonts w:ascii="Times" w:hAnsi="Times"/>
          <w:sz w:val="20"/>
        </w:rPr>
      </w:pPr>
      <w:r w:rsidRPr="00BF77F9">
        <w:rPr>
          <w:rFonts w:ascii="Times" w:hAnsi="Times"/>
          <w:sz w:val="20"/>
        </w:rPr>
        <w:t xml:space="preserve">For this paper, the following disorders were studied: Huntington’s </w:t>
      </w:r>
      <w:proofErr w:type="gramStart"/>
      <w:r w:rsidRPr="00BF77F9">
        <w:rPr>
          <w:rFonts w:ascii="Times" w:hAnsi="Times"/>
          <w:sz w:val="20"/>
        </w:rPr>
        <w:t>Disease</w:t>
      </w:r>
      <w:proofErr w:type="gramEnd"/>
      <w:r w:rsidRPr="00BF77F9">
        <w:rPr>
          <w:rFonts w:ascii="Times" w:hAnsi="Times"/>
          <w:sz w:val="20"/>
        </w:rPr>
        <w:t>, Obesity, Leukemia, and Lymphoma. These four diseases were selected based on the number of their respective related experiments in the GEO</w:t>
      </w:r>
      <w:r w:rsidR="008A3904">
        <w:rPr>
          <w:rFonts w:ascii="Times" w:hAnsi="Times"/>
          <w:sz w:val="20"/>
        </w:rPr>
        <w:t>.</w:t>
      </w:r>
      <w:r w:rsidR="00314AAB">
        <w:rPr>
          <w:rFonts w:ascii="Times" w:hAnsi="Times"/>
          <w:sz w:val="20"/>
        </w:rPr>
        <w:t xml:space="preserve"> </w:t>
      </w:r>
      <w:r w:rsidR="008A3904">
        <w:rPr>
          <w:rFonts w:ascii="Times" w:hAnsi="Times"/>
          <w:sz w:val="20"/>
        </w:rPr>
        <w:t>The four aforementioned diseases are prevalent and pressing: Huntington’s Disease is a neurodegenerative disease with a worldwide prevalence of five to ten cases per 100,000 persons, Leukemia and Lymphoma are common causes of cancer-related deaths, and Obesity is a quickly growing problem. Though meta-analytic studies have been done with respect to these diseases, none of them have been examined extensively in a predictive sense.</w:t>
      </w:r>
    </w:p>
    <w:p w:rsidR="004F285E" w:rsidRDefault="004F285E">
      <w:pPr>
        <w:jc w:val="both"/>
        <w:rPr>
          <w:rFonts w:eastAsia="Arial"/>
          <w:color w:val="000000"/>
          <w:spacing w:val="-12"/>
          <w:sz w:val="22"/>
          <w:szCs w:val="22"/>
        </w:rPr>
      </w:pPr>
    </w:p>
    <w:p w:rsidR="00313D0E" w:rsidRDefault="001970DB" w:rsidP="00A10252">
      <w:pPr>
        <w:pStyle w:val="AMIAHeading"/>
        <w:numPr>
          <w:ilvl w:val="0"/>
          <w:numId w:val="4"/>
        </w:numPr>
      </w:pPr>
      <w:r w:rsidRPr="00BF77F9">
        <w:t>Materials and Methods</w:t>
      </w:r>
    </w:p>
    <w:p w:rsidR="004F285E" w:rsidRPr="008556BC" w:rsidRDefault="00D46454">
      <w:pPr>
        <w:jc w:val="both"/>
        <w:rPr>
          <w:rFonts w:ascii="Times" w:hAnsi="Times" w:cs="Helvetica"/>
          <w:sz w:val="20"/>
          <w:szCs w:val="23"/>
        </w:rPr>
      </w:pPr>
      <w:r w:rsidRPr="008556BC">
        <w:rPr>
          <w:rFonts w:ascii="Times" w:hAnsi="Times" w:cs="Helvetica"/>
          <w:sz w:val="20"/>
          <w:szCs w:val="23"/>
        </w:rPr>
        <w:t xml:space="preserve">The flowchart presented in </w:t>
      </w:r>
      <w:r w:rsidR="005D1CFD" w:rsidRPr="008556BC">
        <w:rPr>
          <w:rFonts w:ascii="Times" w:hAnsi="Times" w:cs="Helvetica"/>
          <w:sz w:val="20"/>
          <w:szCs w:val="23"/>
        </w:rPr>
        <w:t xml:space="preserve">Figure 2 outlines the methods used in this study. </w:t>
      </w:r>
      <w:r w:rsidRPr="008556BC">
        <w:rPr>
          <w:rFonts w:ascii="Times" w:hAnsi="Times" w:cs="Helvetica"/>
          <w:sz w:val="20"/>
          <w:szCs w:val="23"/>
        </w:rPr>
        <w:t xml:space="preserve">In the subsequent sections we detail each module in this flowchart. </w:t>
      </w:r>
    </w:p>
    <w:p w:rsidR="004F285E" w:rsidRDefault="004F285E">
      <w:pPr>
        <w:jc w:val="both"/>
        <w:rPr>
          <w:rFonts w:ascii="Times" w:hAnsi="Times" w:cs="Helvetica"/>
          <w:color w:val="000000"/>
          <w:sz w:val="20"/>
          <w:szCs w:val="23"/>
        </w:rPr>
      </w:pPr>
    </w:p>
    <w:p w:rsidR="00DB6D7B" w:rsidRPr="00BF77F9" w:rsidRDefault="00DB6D7B" w:rsidP="00A10252">
      <w:pPr>
        <w:jc w:val="both"/>
        <w:rPr>
          <w:rFonts w:ascii="Times" w:hAnsi="Times"/>
          <w:b/>
          <w:sz w:val="20"/>
        </w:rPr>
      </w:pPr>
      <w:r w:rsidRPr="00BF77F9">
        <w:rPr>
          <w:b/>
          <w:sz w:val="20"/>
          <w:szCs w:val="20"/>
        </w:rPr>
        <w:t xml:space="preserve">2.1 </w:t>
      </w:r>
      <w:r w:rsidRPr="00BF77F9">
        <w:rPr>
          <w:rFonts w:ascii="Times" w:hAnsi="Times"/>
          <w:b/>
          <w:sz w:val="20"/>
        </w:rPr>
        <w:t>Downloading experiments from the GEO and disease mapping</w:t>
      </w:r>
    </w:p>
    <w:p w:rsidR="00DB6D7B" w:rsidRPr="00BF77F9" w:rsidRDefault="00DB6D7B" w:rsidP="00A10252">
      <w:pPr>
        <w:jc w:val="both"/>
        <w:rPr>
          <w:rFonts w:ascii="Times" w:hAnsi="Times"/>
          <w:sz w:val="20"/>
        </w:rPr>
      </w:pPr>
      <w:r w:rsidRPr="00BF77F9">
        <w:rPr>
          <w:rFonts w:ascii="Times" w:hAnsi="Times"/>
          <w:sz w:val="20"/>
        </w:rPr>
        <w:t xml:space="preserve">In order to create a mapping of all GEO </w:t>
      </w:r>
      <w:proofErr w:type="spellStart"/>
      <w:r w:rsidRPr="00BF77F9">
        <w:rPr>
          <w:rFonts w:ascii="Times" w:hAnsi="Times"/>
          <w:sz w:val="20"/>
        </w:rPr>
        <w:t>DataSet</w:t>
      </w:r>
      <w:proofErr w:type="spellEnd"/>
      <w:r w:rsidRPr="00BF77F9">
        <w:rPr>
          <w:rFonts w:ascii="Times" w:hAnsi="Times"/>
          <w:sz w:val="20"/>
        </w:rPr>
        <w:t xml:space="preserve"> files to diseases, a process similar </w:t>
      </w:r>
      <w:r w:rsidR="00D46454">
        <w:rPr>
          <w:rFonts w:ascii="Times" w:hAnsi="Times"/>
          <w:sz w:val="20"/>
        </w:rPr>
        <w:t xml:space="preserve">to </w:t>
      </w:r>
      <w:r w:rsidRPr="00BF77F9">
        <w:rPr>
          <w:rFonts w:ascii="Times" w:hAnsi="Times"/>
          <w:sz w:val="20"/>
        </w:rPr>
        <w:t xml:space="preserve">a study conducted at the Stanford University School of </w:t>
      </w:r>
      <w:r w:rsidRPr="00F46B12">
        <w:rPr>
          <w:rFonts w:ascii="Times" w:hAnsi="Times"/>
          <w:sz w:val="20"/>
        </w:rPr>
        <w:t>Medicine</w:t>
      </w:r>
      <w:r w:rsidR="00461860">
        <w:rPr>
          <w:rFonts w:ascii="Times" w:hAnsi="Times"/>
          <w:sz w:val="20"/>
        </w:rPr>
        <w:t xml:space="preserve"> </w:t>
      </w:r>
      <w:r w:rsidR="00F46B12">
        <w:rPr>
          <w:rFonts w:ascii="Times" w:hAnsi="Times"/>
          <w:sz w:val="20"/>
        </w:rPr>
        <w:t>[5]</w:t>
      </w:r>
      <w:r w:rsidRPr="00BF77F9">
        <w:rPr>
          <w:rFonts w:ascii="Times" w:hAnsi="Times"/>
          <w:sz w:val="20"/>
        </w:rPr>
        <w:t xml:space="preserve"> was used. Several methods were presented in this paper; the GENOTEXT system</w:t>
      </w:r>
      <w:r w:rsidR="00461860">
        <w:rPr>
          <w:rFonts w:ascii="Times" w:hAnsi="Times"/>
          <w:sz w:val="20"/>
        </w:rPr>
        <w:t xml:space="preserve"> </w:t>
      </w:r>
      <w:r w:rsidR="00F46B12">
        <w:rPr>
          <w:rFonts w:ascii="Times" w:hAnsi="Times"/>
          <w:sz w:val="20"/>
        </w:rPr>
        <w:t>[</w:t>
      </w:r>
      <w:r w:rsidRPr="00160022">
        <w:rPr>
          <w:rFonts w:ascii="Times" w:hAnsi="Times"/>
          <w:sz w:val="20"/>
        </w:rPr>
        <w:t>1</w:t>
      </w:r>
      <w:r w:rsidR="00086B8E">
        <w:rPr>
          <w:rFonts w:ascii="Times" w:hAnsi="Times"/>
          <w:sz w:val="20"/>
        </w:rPr>
        <w:t>5, 16</w:t>
      </w:r>
      <w:proofErr w:type="gramStart"/>
      <w:r w:rsidR="00F46B12">
        <w:rPr>
          <w:rFonts w:ascii="Times" w:hAnsi="Times"/>
          <w:sz w:val="20"/>
        </w:rPr>
        <w:t>]</w:t>
      </w:r>
      <w:r w:rsidRPr="00BF77F9">
        <w:rPr>
          <w:rFonts w:ascii="Times" w:hAnsi="Times"/>
          <w:sz w:val="20"/>
          <w:vertAlign w:val="superscript"/>
        </w:rPr>
        <w:t xml:space="preserve"> </w:t>
      </w:r>
      <w:r w:rsidRPr="00BF77F9">
        <w:rPr>
          <w:rFonts w:ascii="Times" w:hAnsi="Times"/>
          <w:sz w:val="20"/>
        </w:rPr>
        <w:t xml:space="preserve"> was</w:t>
      </w:r>
      <w:proofErr w:type="gramEnd"/>
      <w:r w:rsidRPr="00BF77F9">
        <w:rPr>
          <w:rFonts w:ascii="Times" w:hAnsi="Times"/>
          <w:sz w:val="20"/>
        </w:rPr>
        <w:t xml:space="preserve"> initially explored as a possibility for creating the </w:t>
      </w:r>
      <w:proofErr w:type="spellStart"/>
      <w:r w:rsidRPr="00BF77F9">
        <w:rPr>
          <w:rFonts w:ascii="Times" w:hAnsi="Times"/>
          <w:sz w:val="20"/>
        </w:rPr>
        <w:t>DataSet</w:t>
      </w:r>
      <w:proofErr w:type="spellEnd"/>
      <w:r w:rsidRPr="00BF77F9">
        <w:rPr>
          <w:rFonts w:ascii="Times" w:hAnsi="Times"/>
          <w:sz w:val="20"/>
        </w:rPr>
        <w:t>-disease mappings. However, it was eventually decided that a related but simpler method would be used for the purposes of this study.</w:t>
      </w:r>
    </w:p>
    <w:p w:rsidR="00DB6D7B" w:rsidRPr="00BF77F9" w:rsidRDefault="00DB6D7B" w:rsidP="00A10252">
      <w:pPr>
        <w:jc w:val="both"/>
        <w:rPr>
          <w:rFonts w:ascii="Times" w:hAnsi="Times"/>
          <w:sz w:val="20"/>
        </w:rPr>
      </w:pPr>
    </w:p>
    <w:p w:rsidR="00C919F6" w:rsidRDefault="00DB6D7B" w:rsidP="00C919F6">
      <w:pPr>
        <w:jc w:val="both"/>
        <w:rPr>
          <w:rFonts w:ascii="Times" w:hAnsi="Times"/>
          <w:sz w:val="20"/>
        </w:rPr>
      </w:pPr>
      <w:r w:rsidRPr="00BF77F9">
        <w:rPr>
          <w:rFonts w:ascii="Times" w:hAnsi="Times"/>
          <w:sz w:val="20"/>
        </w:rPr>
        <w:t xml:space="preserve">All available GEO </w:t>
      </w:r>
      <w:proofErr w:type="spellStart"/>
      <w:r w:rsidRPr="00BF77F9">
        <w:rPr>
          <w:rFonts w:ascii="Times" w:hAnsi="Times"/>
          <w:sz w:val="20"/>
        </w:rPr>
        <w:t>DataSet</w:t>
      </w:r>
      <w:proofErr w:type="spellEnd"/>
      <w:r w:rsidRPr="00BF77F9">
        <w:rPr>
          <w:rFonts w:ascii="Times" w:hAnsi="Times"/>
          <w:sz w:val="20"/>
        </w:rPr>
        <w:t xml:space="preserve"> files were downloaded and read in order to obtain relevant information. Each experiment was mapped to disease(s) using their corresponding PubMed identification numbers and Medical Subject Heading terms.</w:t>
      </w:r>
      <w:r w:rsidR="00C919F6">
        <w:rPr>
          <w:rFonts w:ascii="Times" w:hAnsi="Times"/>
          <w:sz w:val="20"/>
        </w:rPr>
        <w:t xml:space="preserve"> Table 1 describes the average number of genes in the GEO datasets for each of the four diseases. </w:t>
      </w:r>
    </w:p>
    <w:p w:rsidR="00C919F6" w:rsidRDefault="00C919F6" w:rsidP="00C919F6">
      <w:pPr>
        <w:jc w:val="both"/>
        <w:rPr>
          <w:rFonts w:ascii="Times" w:hAnsi="Times"/>
          <w:sz w:val="20"/>
        </w:rPr>
      </w:pPr>
    </w:p>
    <w:tbl>
      <w:tblPr>
        <w:tblStyle w:val="TableGrid"/>
        <w:tblW w:w="9374" w:type="dxa"/>
        <w:tblLook w:val="00A0"/>
      </w:tblPr>
      <w:tblGrid>
        <w:gridCol w:w="4687"/>
        <w:gridCol w:w="4687"/>
      </w:tblGrid>
      <w:tr w:rsidR="0028385D">
        <w:trPr>
          <w:trHeight w:val="323"/>
        </w:trPr>
        <w:tc>
          <w:tcPr>
            <w:tcW w:w="4687" w:type="dxa"/>
          </w:tcPr>
          <w:p w:rsidR="00C919F6" w:rsidRPr="001F40FF" w:rsidRDefault="00C919F6" w:rsidP="00FC1ABF">
            <w:pPr>
              <w:jc w:val="both"/>
              <w:rPr>
                <w:rFonts w:ascii="Times" w:hAnsi="Times"/>
                <w:b/>
                <w:sz w:val="20"/>
              </w:rPr>
            </w:pPr>
            <w:r>
              <w:rPr>
                <w:rFonts w:ascii="Times" w:hAnsi="Times"/>
                <w:b/>
                <w:sz w:val="20"/>
              </w:rPr>
              <w:t>Disease</w:t>
            </w:r>
          </w:p>
        </w:tc>
        <w:tc>
          <w:tcPr>
            <w:tcW w:w="4687" w:type="dxa"/>
          </w:tcPr>
          <w:p w:rsidR="00C919F6" w:rsidRPr="001F40FF" w:rsidRDefault="00C919F6" w:rsidP="00FC1ABF">
            <w:pPr>
              <w:jc w:val="both"/>
              <w:rPr>
                <w:rFonts w:ascii="Times" w:hAnsi="Times"/>
                <w:b/>
                <w:sz w:val="20"/>
              </w:rPr>
            </w:pPr>
            <w:r>
              <w:rPr>
                <w:rFonts w:ascii="Times" w:hAnsi="Times"/>
                <w:b/>
                <w:sz w:val="20"/>
              </w:rPr>
              <w:t>Average Number of Genes in Datasets</w:t>
            </w:r>
          </w:p>
        </w:tc>
      </w:tr>
      <w:tr w:rsidR="0028385D">
        <w:trPr>
          <w:trHeight w:val="299"/>
        </w:trPr>
        <w:tc>
          <w:tcPr>
            <w:tcW w:w="4687" w:type="dxa"/>
          </w:tcPr>
          <w:p w:rsidR="00C919F6" w:rsidRDefault="00C919F6" w:rsidP="00FC1ABF">
            <w:pPr>
              <w:jc w:val="both"/>
              <w:rPr>
                <w:rFonts w:ascii="Times" w:hAnsi="Times"/>
                <w:sz w:val="20"/>
              </w:rPr>
            </w:pPr>
            <w:r>
              <w:rPr>
                <w:rFonts w:ascii="Times" w:hAnsi="Times"/>
                <w:sz w:val="20"/>
              </w:rPr>
              <w:t>Huntington’s Disease</w:t>
            </w:r>
          </w:p>
        </w:tc>
        <w:tc>
          <w:tcPr>
            <w:tcW w:w="4687" w:type="dxa"/>
          </w:tcPr>
          <w:p w:rsidR="00C919F6" w:rsidRDefault="00C919F6" w:rsidP="00FC1ABF">
            <w:pPr>
              <w:jc w:val="both"/>
              <w:rPr>
                <w:rFonts w:ascii="Times" w:hAnsi="Times"/>
                <w:sz w:val="20"/>
              </w:rPr>
            </w:pPr>
            <w:r>
              <w:rPr>
                <w:rFonts w:ascii="Times" w:hAnsi="Times"/>
                <w:sz w:val="20"/>
              </w:rPr>
              <w:t>18056</w:t>
            </w:r>
          </w:p>
        </w:tc>
      </w:tr>
      <w:tr w:rsidR="0028385D">
        <w:trPr>
          <w:trHeight w:val="299"/>
        </w:trPr>
        <w:tc>
          <w:tcPr>
            <w:tcW w:w="4687" w:type="dxa"/>
          </w:tcPr>
          <w:p w:rsidR="00C919F6" w:rsidRDefault="00C919F6" w:rsidP="00FC1ABF">
            <w:pPr>
              <w:jc w:val="both"/>
              <w:rPr>
                <w:rFonts w:ascii="Times" w:hAnsi="Times"/>
                <w:sz w:val="20"/>
              </w:rPr>
            </w:pPr>
            <w:r>
              <w:rPr>
                <w:rFonts w:ascii="Times" w:hAnsi="Times"/>
                <w:sz w:val="20"/>
              </w:rPr>
              <w:t>Obesity</w:t>
            </w:r>
          </w:p>
        </w:tc>
        <w:tc>
          <w:tcPr>
            <w:tcW w:w="4687" w:type="dxa"/>
          </w:tcPr>
          <w:p w:rsidR="00C919F6" w:rsidRDefault="00C919F6" w:rsidP="00FC1ABF">
            <w:pPr>
              <w:jc w:val="both"/>
              <w:rPr>
                <w:rFonts w:ascii="Times" w:hAnsi="Times"/>
                <w:sz w:val="20"/>
              </w:rPr>
            </w:pPr>
            <w:r>
              <w:rPr>
                <w:rFonts w:ascii="Times" w:hAnsi="Times"/>
                <w:sz w:val="20"/>
              </w:rPr>
              <w:t>22843</w:t>
            </w:r>
          </w:p>
        </w:tc>
      </w:tr>
      <w:tr w:rsidR="0028385D">
        <w:trPr>
          <w:trHeight w:val="299"/>
        </w:trPr>
        <w:tc>
          <w:tcPr>
            <w:tcW w:w="4687" w:type="dxa"/>
          </w:tcPr>
          <w:p w:rsidR="00C919F6" w:rsidRDefault="00C919F6" w:rsidP="00FC1ABF">
            <w:pPr>
              <w:jc w:val="both"/>
              <w:rPr>
                <w:rFonts w:ascii="Times" w:hAnsi="Times"/>
                <w:sz w:val="20"/>
              </w:rPr>
            </w:pPr>
            <w:r>
              <w:rPr>
                <w:rFonts w:ascii="Times" w:hAnsi="Times"/>
                <w:sz w:val="20"/>
              </w:rPr>
              <w:t>Leukemia</w:t>
            </w:r>
          </w:p>
        </w:tc>
        <w:tc>
          <w:tcPr>
            <w:tcW w:w="4687" w:type="dxa"/>
          </w:tcPr>
          <w:p w:rsidR="00C919F6" w:rsidRDefault="00C919F6" w:rsidP="00FC1ABF">
            <w:pPr>
              <w:jc w:val="both"/>
              <w:rPr>
                <w:rFonts w:ascii="Times" w:hAnsi="Times"/>
                <w:sz w:val="20"/>
              </w:rPr>
            </w:pPr>
            <w:r>
              <w:rPr>
                <w:rFonts w:ascii="Times" w:hAnsi="Times"/>
                <w:sz w:val="20"/>
              </w:rPr>
              <w:t>24031</w:t>
            </w:r>
          </w:p>
        </w:tc>
      </w:tr>
      <w:tr w:rsidR="0028385D">
        <w:trPr>
          <w:trHeight w:val="299"/>
        </w:trPr>
        <w:tc>
          <w:tcPr>
            <w:tcW w:w="4687" w:type="dxa"/>
          </w:tcPr>
          <w:p w:rsidR="00C919F6" w:rsidRDefault="00C919F6" w:rsidP="00FC1ABF">
            <w:pPr>
              <w:jc w:val="both"/>
              <w:rPr>
                <w:rFonts w:ascii="Times" w:hAnsi="Times"/>
                <w:sz w:val="20"/>
              </w:rPr>
            </w:pPr>
            <w:r>
              <w:rPr>
                <w:rFonts w:ascii="Times" w:hAnsi="Times"/>
                <w:sz w:val="20"/>
              </w:rPr>
              <w:t>Lymphoma</w:t>
            </w:r>
          </w:p>
        </w:tc>
        <w:tc>
          <w:tcPr>
            <w:tcW w:w="4687" w:type="dxa"/>
          </w:tcPr>
          <w:p w:rsidR="00C919F6" w:rsidRDefault="00C919F6" w:rsidP="00FC1ABF">
            <w:pPr>
              <w:jc w:val="both"/>
              <w:rPr>
                <w:rFonts w:ascii="Times" w:hAnsi="Times"/>
                <w:sz w:val="20"/>
              </w:rPr>
            </w:pPr>
            <w:r>
              <w:rPr>
                <w:rFonts w:ascii="Times" w:hAnsi="Times"/>
                <w:sz w:val="20"/>
              </w:rPr>
              <w:t>17582</w:t>
            </w:r>
          </w:p>
        </w:tc>
      </w:tr>
    </w:tbl>
    <w:p w:rsidR="00C919F6" w:rsidRDefault="00C919F6" w:rsidP="00C919F6">
      <w:pPr>
        <w:jc w:val="both"/>
        <w:rPr>
          <w:rFonts w:ascii="Times" w:hAnsi="Times"/>
          <w:b/>
          <w:sz w:val="20"/>
        </w:rPr>
      </w:pPr>
    </w:p>
    <w:p w:rsidR="00C919F6" w:rsidRPr="000D7D16" w:rsidRDefault="00C919F6" w:rsidP="00C919F6">
      <w:pPr>
        <w:jc w:val="both"/>
        <w:rPr>
          <w:rFonts w:ascii="Times" w:hAnsi="Times"/>
          <w:sz w:val="20"/>
        </w:rPr>
      </w:pPr>
      <w:r>
        <w:rPr>
          <w:rFonts w:ascii="Times" w:hAnsi="Times"/>
          <w:b/>
          <w:sz w:val="20"/>
        </w:rPr>
        <w:t xml:space="preserve">Table 1: </w:t>
      </w:r>
      <w:r>
        <w:rPr>
          <w:rFonts w:ascii="Times" w:hAnsi="Times"/>
          <w:sz w:val="20"/>
        </w:rPr>
        <w:t>Average number of genes in the GEO datasets corresponding to each of the observed diseases.</w:t>
      </w:r>
    </w:p>
    <w:p w:rsidR="000F174A" w:rsidRDefault="000F174A" w:rsidP="0028385D">
      <w:pPr>
        <w:rPr>
          <w:rFonts w:ascii="Times" w:hAnsi="Times"/>
          <w:sz w:val="20"/>
        </w:rPr>
      </w:pPr>
    </w:p>
    <w:p w:rsidR="00DB6D7B" w:rsidRPr="00BF77F9" w:rsidRDefault="00DB6D7B" w:rsidP="00A10252">
      <w:pPr>
        <w:jc w:val="both"/>
        <w:rPr>
          <w:rFonts w:ascii="Times" w:hAnsi="Times"/>
          <w:b/>
          <w:sz w:val="20"/>
        </w:rPr>
      </w:pPr>
    </w:p>
    <w:p w:rsidR="00DB6D7B" w:rsidRPr="00BF77F9" w:rsidRDefault="00DB6D7B" w:rsidP="00A10252">
      <w:pPr>
        <w:jc w:val="both"/>
        <w:rPr>
          <w:rFonts w:ascii="Times" w:hAnsi="Times"/>
          <w:b/>
          <w:sz w:val="20"/>
        </w:rPr>
      </w:pPr>
      <w:r w:rsidRPr="00BF77F9">
        <w:rPr>
          <w:rFonts w:ascii="Times" w:hAnsi="Times"/>
          <w:b/>
          <w:sz w:val="20"/>
        </w:rPr>
        <w:t>2.2 Merging experiments and obtaining expression data</w:t>
      </w:r>
    </w:p>
    <w:p w:rsidR="00214072" w:rsidRPr="00BF77F9" w:rsidRDefault="00DB6D7B" w:rsidP="00A10252">
      <w:pPr>
        <w:jc w:val="both"/>
        <w:rPr>
          <w:rFonts w:ascii="Times" w:hAnsi="Times"/>
          <w:sz w:val="20"/>
        </w:rPr>
      </w:pPr>
      <w:r w:rsidRPr="00BF77F9">
        <w:rPr>
          <w:rFonts w:ascii="Times" w:hAnsi="Times"/>
          <w:sz w:val="20"/>
        </w:rPr>
        <w:t xml:space="preserve">After generating this list of diseases and their associated GEO </w:t>
      </w:r>
      <w:proofErr w:type="spellStart"/>
      <w:r w:rsidRPr="00BF77F9">
        <w:rPr>
          <w:rFonts w:ascii="Times" w:hAnsi="Times"/>
          <w:sz w:val="20"/>
        </w:rPr>
        <w:t>DataSets</w:t>
      </w:r>
      <w:proofErr w:type="spellEnd"/>
      <w:r w:rsidRPr="00BF77F9">
        <w:rPr>
          <w:rFonts w:ascii="Times" w:hAnsi="Times"/>
          <w:sz w:val="20"/>
        </w:rPr>
        <w:t xml:space="preserve">, a program was </w:t>
      </w:r>
      <w:r w:rsidR="00D46454">
        <w:rPr>
          <w:rFonts w:ascii="Times" w:hAnsi="Times"/>
          <w:sz w:val="20"/>
        </w:rPr>
        <w:t>written in R</w:t>
      </w:r>
      <w:r w:rsidRPr="00BF77F9">
        <w:rPr>
          <w:rFonts w:ascii="Times" w:hAnsi="Times"/>
          <w:sz w:val="20"/>
        </w:rPr>
        <w:t xml:space="preserve"> to merge the GEO experiments and obtain all relevant gene expression data. The user first selects the disease to consider (i.e., Lymphoma), and using the disease-</w:t>
      </w:r>
      <w:proofErr w:type="spellStart"/>
      <w:r w:rsidRPr="00BF77F9">
        <w:rPr>
          <w:rFonts w:ascii="Times" w:hAnsi="Times"/>
          <w:sz w:val="20"/>
        </w:rPr>
        <w:t>DataSet</w:t>
      </w:r>
      <w:proofErr w:type="spellEnd"/>
      <w:r w:rsidRPr="00BF77F9">
        <w:rPr>
          <w:rFonts w:ascii="Times" w:hAnsi="Times"/>
          <w:sz w:val="20"/>
        </w:rPr>
        <w:t xml:space="preserve"> mapping list, looks up the relevant </w:t>
      </w:r>
      <w:proofErr w:type="spellStart"/>
      <w:r w:rsidRPr="00BF77F9">
        <w:rPr>
          <w:rFonts w:ascii="Times" w:hAnsi="Times"/>
          <w:sz w:val="20"/>
        </w:rPr>
        <w:t>DataSet</w:t>
      </w:r>
      <w:proofErr w:type="spellEnd"/>
      <w:r w:rsidRPr="00BF77F9">
        <w:rPr>
          <w:rFonts w:ascii="Times" w:hAnsi="Times"/>
          <w:sz w:val="20"/>
        </w:rPr>
        <w:t xml:space="preserve"> file names. This list of </w:t>
      </w:r>
      <w:proofErr w:type="spellStart"/>
      <w:r w:rsidRPr="00BF77F9">
        <w:rPr>
          <w:rFonts w:ascii="Times" w:hAnsi="Times"/>
          <w:sz w:val="20"/>
        </w:rPr>
        <w:t>DataSet</w:t>
      </w:r>
      <w:proofErr w:type="spellEnd"/>
      <w:r w:rsidRPr="00BF77F9">
        <w:rPr>
          <w:rFonts w:ascii="Times" w:hAnsi="Times"/>
          <w:sz w:val="20"/>
        </w:rPr>
        <w:t xml:space="preserve"> file names is fed into </w:t>
      </w:r>
      <w:r w:rsidR="00302712" w:rsidRPr="00BF77F9">
        <w:rPr>
          <w:rFonts w:ascii="Times" w:hAnsi="Times"/>
          <w:sz w:val="20"/>
        </w:rPr>
        <w:t>the automated program</w:t>
      </w:r>
      <w:r w:rsidRPr="00BF77F9">
        <w:rPr>
          <w:rFonts w:ascii="Times" w:hAnsi="Times"/>
          <w:sz w:val="20"/>
        </w:rPr>
        <w:t xml:space="preserve">, which generates the </w:t>
      </w:r>
      <w:proofErr w:type="spellStart"/>
      <w:r w:rsidRPr="00BF77F9">
        <w:rPr>
          <w:rFonts w:ascii="Times" w:hAnsi="Times"/>
          <w:sz w:val="20"/>
        </w:rPr>
        <w:t>multinets</w:t>
      </w:r>
      <w:proofErr w:type="spellEnd"/>
      <w:r w:rsidRPr="00BF77F9">
        <w:rPr>
          <w:rFonts w:ascii="Times" w:hAnsi="Times"/>
          <w:sz w:val="20"/>
        </w:rPr>
        <w:t>.</w:t>
      </w:r>
      <w:r w:rsidR="00214072" w:rsidRPr="00BF77F9">
        <w:rPr>
          <w:rFonts w:ascii="Times" w:hAnsi="Times"/>
          <w:sz w:val="20"/>
        </w:rPr>
        <w:t xml:space="preserve"> </w:t>
      </w:r>
    </w:p>
    <w:p w:rsidR="00DB6D7B" w:rsidRPr="00BF77F9" w:rsidRDefault="00DB6D7B" w:rsidP="00A10252">
      <w:pPr>
        <w:jc w:val="both"/>
        <w:rPr>
          <w:rFonts w:ascii="Times" w:hAnsi="Times"/>
          <w:sz w:val="20"/>
        </w:rPr>
      </w:pPr>
    </w:p>
    <w:p w:rsidR="00DB6D7B" w:rsidRPr="00BF77F9" w:rsidRDefault="00DB6D7B" w:rsidP="00A10252">
      <w:pPr>
        <w:jc w:val="both"/>
        <w:rPr>
          <w:rFonts w:ascii="Times" w:hAnsi="Times"/>
          <w:sz w:val="20"/>
        </w:rPr>
      </w:pPr>
      <w:r w:rsidRPr="00BF77F9">
        <w:rPr>
          <w:rFonts w:ascii="Times" w:hAnsi="Times"/>
          <w:sz w:val="20"/>
        </w:rPr>
        <w:t xml:space="preserve">Firstly, of the </w:t>
      </w:r>
      <w:proofErr w:type="spellStart"/>
      <w:r w:rsidRPr="00BF77F9">
        <w:rPr>
          <w:rFonts w:ascii="Times" w:hAnsi="Times"/>
          <w:sz w:val="20"/>
        </w:rPr>
        <w:t>DataSet</w:t>
      </w:r>
      <w:proofErr w:type="spellEnd"/>
      <w:r w:rsidRPr="00BF77F9">
        <w:rPr>
          <w:rFonts w:ascii="Times" w:hAnsi="Times"/>
          <w:sz w:val="20"/>
        </w:rPr>
        <w:t xml:space="preserve"> experiments fed into the program, </w:t>
      </w:r>
      <w:r w:rsidR="00277DBD">
        <w:rPr>
          <w:rFonts w:ascii="Times" w:hAnsi="Times"/>
          <w:sz w:val="20"/>
        </w:rPr>
        <w:t>it was</w:t>
      </w:r>
      <w:r w:rsidRPr="00BF77F9">
        <w:rPr>
          <w:rFonts w:ascii="Times" w:hAnsi="Times"/>
          <w:sz w:val="20"/>
        </w:rPr>
        <w:t xml:space="preserve"> determine</w:t>
      </w:r>
      <w:r w:rsidR="00277DBD">
        <w:rPr>
          <w:rFonts w:ascii="Times" w:hAnsi="Times"/>
          <w:sz w:val="20"/>
        </w:rPr>
        <w:t>d</w:t>
      </w:r>
      <w:r w:rsidRPr="00BF77F9">
        <w:rPr>
          <w:rFonts w:ascii="Times" w:hAnsi="Times"/>
          <w:sz w:val="20"/>
        </w:rPr>
        <w:t xml:space="preserve"> which of the experiments </w:t>
      </w:r>
      <w:r w:rsidR="00277DBD">
        <w:rPr>
          <w:rFonts w:ascii="Times" w:hAnsi="Times"/>
          <w:sz w:val="20"/>
        </w:rPr>
        <w:t>were deemed</w:t>
      </w:r>
      <w:r w:rsidR="00277DBD" w:rsidRPr="00BF77F9">
        <w:rPr>
          <w:rFonts w:ascii="Times" w:hAnsi="Times"/>
          <w:sz w:val="20"/>
        </w:rPr>
        <w:t xml:space="preserve"> </w:t>
      </w:r>
      <w:r w:rsidRPr="00BF77F9">
        <w:rPr>
          <w:rFonts w:ascii="Times" w:hAnsi="Times"/>
          <w:sz w:val="20"/>
        </w:rPr>
        <w:t xml:space="preserve">“interesting” – for instance, in order to be relevant to the purpose of this study, an experiment must contain data comparing control versus non-control subjects in a manner that relates to the phenotype associated with the disease. </w:t>
      </w:r>
      <w:proofErr w:type="gramStart"/>
      <w:r w:rsidR="00277DBD">
        <w:rPr>
          <w:rFonts w:ascii="Times" w:hAnsi="Times"/>
          <w:sz w:val="20"/>
        </w:rPr>
        <w:t xml:space="preserve">This was done by looking for specific keywords in the </w:t>
      </w:r>
      <w:proofErr w:type="spellStart"/>
      <w:r w:rsidR="00277DBD">
        <w:rPr>
          <w:rFonts w:ascii="Times" w:hAnsi="Times"/>
          <w:sz w:val="20"/>
        </w:rPr>
        <w:t>DataSets</w:t>
      </w:r>
      <w:proofErr w:type="spellEnd"/>
      <w:proofErr w:type="gramEnd"/>
      <w:r w:rsidR="00277DBD">
        <w:rPr>
          <w:rFonts w:ascii="Times" w:hAnsi="Times"/>
          <w:sz w:val="20"/>
        </w:rPr>
        <w:t xml:space="preserve"> (see Figure 2). </w:t>
      </w:r>
      <w:r w:rsidRPr="00BF77F9">
        <w:rPr>
          <w:rFonts w:ascii="Times" w:hAnsi="Times"/>
          <w:sz w:val="20"/>
        </w:rPr>
        <w:t xml:space="preserve">After obtaining all “interesting” experiments, these experiments must be merged in some way. As gene expression values are unit-less and relative, each experiment’s data must be normalized with respect to all other experiments; </w:t>
      </w:r>
      <w:proofErr w:type="gramStart"/>
      <w:r w:rsidRPr="00BF77F9">
        <w:rPr>
          <w:rFonts w:ascii="Times" w:hAnsi="Times"/>
          <w:sz w:val="20"/>
        </w:rPr>
        <w:t>this was done by selecting one experiment as the “reference” experiment and adjusting all other experiment’s values relative to the reference experiment</w:t>
      </w:r>
      <w:proofErr w:type="gramEnd"/>
      <w:r w:rsidRPr="00BF77F9">
        <w:rPr>
          <w:rFonts w:ascii="Times" w:hAnsi="Times"/>
          <w:sz w:val="20"/>
        </w:rPr>
        <w:t xml:space="preserve">. Subsequently, all samples from all experiments were merged according to control versus non-control samples. </w:t>
      </w:r>
    </w:p>
    <w:p w:rsidR="00DB6D7B" w:rsidRPr="00BF77F9" w:rsidRDefault="00DB6D7B" w:rsidP="00A10252">
      <w:pPr>
        <w:jc w:val="both"/>
        <w:rPr>
          <w:rFonts w:ascii="Times" w:hAnsi="Times"/>
          <w:sz w:val="20"/>
        </w:rPr>
      </w:pPr>
    </w:p>
    <w:p w:rsidR="007C0AF6" w:rsidRPr="00BF77F9" w:rsidRDefault="00DB6D7B" w:rsidP="00A10252">
      <w:pPr>
        <w:jc w:val="both"/>
        <w:rPr>
          <w:rFonts w:ascii="Times" w:hAnsi="Times"/>
          <w:sz w:val="20"/>
        </w:rPr>
      </w:pPr>
      <w:r w:rsidRPr="00BF77F9">
        <w:rPr>
          <w:rFonts w:ascii="Times" w:hAnsi="Times"/>
          <w:sz w:val="20"/>
        </w:rPr>
        <w:t>The top differentially expressed genes were found for each experiment individually via a number of steps. Firstly, a linear model was fit to each gene by using the design matrix of the microarray experiment, with rows corresponding to arrays and columns to coefficients to be estimated. Using this linear model, moderated t-statistics were computed by empirical Bayes shrinkage of the standard error toward a common value. This method was used to rank genes in order of evidence for differential expression. Finally, a table of the top-ranked genes from the linear model fit was extracted</w:t>
      </w:r>
      <w:r w:rsidR="00461860">
        <w:rPr>
          <w:rFonts w:ascii="Times" w:hAnsi="Times"/>
          <w:sz w:val="20"/>
        </w:rPr>
        <w:t xml:space="preserve"> </w:t>
      </w:r>
      <w:r w:rsidR="00F46B12">
        <w:rPr>
          <w:rFonts w:ascii="Times" w:hAnsi="Times"/>
          <w:sz w:val="20"/>
        </w:rPr>
        <w:t>[</w:t>
      </w:r>
      <w:r w:rsidRPr="00160022">
        <w:rPr>
          <w:rFonts w:ascii="Times" w:hAnsi="Times"/>
          <w:sz w:val="20"/>
        </w:rPr>
        <w:t>1</w:t>
      </w:r>
      <w:r w:rsidR="00086B8E">
        <w:rPr>
          <w:rFonts w:ascii="Times" w:hAnsi="Times"/>
          <w:sz w:val="20"/>
        </w:rPr>
        <w:t>7</w:t>
      </w:r>
      <w:r w:rsidR="00F46B12">
        <w:rPr>
          <w:rFonts w:ascii="Times" w:hAnsi="Times"/>
          <w:sz w:val="20"/>
        </w:rPr>
        <w:t>]</w:t>
      </w:r>
      <w:r w:rsidR="00461860">
        <w:rPr>
          <w:rFonts w:ascii="Times" w:hAnsi="Times"/>
          <w:sz w:val="20"/>
        </w:rPr>
        <w:t>.</w:t>
      </w:r>
      <w:r w:rsidRPr="00BF77F9">
        <w:rPr>
          <w:rFonts w:ascii="Times" w:hAnsi="Times"/>
          <w:sz w:val="20"/>
        </w:rPr>
        <w:t xml:space="preserve"> In this </w:t>
      </w:r>
      <w:r w:rsidR="006369EB">
        <w:rPr>
          <w:rFonts w:ascii="Times" w:hAnsi="Times"/>
          <w:sz w:val="20"/>
        </w:rPr>
        <w:t>work</w:t>
      </w:r>
      <w:r w:rsidRPr="00BF77F9">
        <w:rPr>
          <w:rFonts w:ascii="Times" w:hAnsi="Times"/>
          <w:sz w:val="20"/>
        </w:rPr>
        <w:t>, several trials were conducted; each one included a different number of top-r</w:t>
      </w:r>
      <w:r w:rsidR="007C0AF6" w:rsidRPr="00BF77F9">
        <w:rPr>
          <w:rFonts w:ascii="Times" w:hAnsi="Times"/>
          <w:sz w:val="20"/>
        </w:rPr>
        <w:t xml:space="preserve">anked genes that were extracted. </w:t>
      </w:r>
      <w:r w:rsidRPr="00BF77F9">
        <w:rPr>
          <w:rFonts w:ascii="Times" w:hAnsi="Times"/>
          <w:sz w:val="20"/>
        </w:rPr>
        <w:t>The genes that were studied were the ones that intersected across all experiments.</w:t>
      </w:r>
    </w:p>
    <w:p w:rsidR="007C0AF6" w:rsidRPr="00BF77F9" w:rsidRDefault="007C0AF6" w:rsidP="00A10252">
      <w:pPr>
        <w:jc w:val="both"/>
        <w:rPr>
          <w:rFonts w:ascii="Times" w:hAnsi="Times"/>
          <w:sz w:val="20"/>
        </w:rPr>
      </w:pPr>
    </w:p>
    <w:p w:rsidR="00DB6D7B" w:rsidRPr="00BF77F9" w:rsidRDefault="007C0AF6" w:rsidP="00A10252">
      <w:pPr>
        <w:jc w:val="both"/>
        <w:rPr>
          <w:rFonts w:ascii="Times" w:hAnsi="Times"/>
          <w:sz w:val="20"/>
        </w:rPr>
      </w:pPr>
      <w:r w:rsidRPr="00BF77F9">
        <w:rPr>
          <w:rFonts w:ascii="Times" w:hAnsi="Times"/>
          <w:sz w:val="20"/>
        </w:rPr>
        <w:t xml:space="preserve">As a basis for comparison, several trials were conducted using only single experiments to construct the models. </w:t>
      </w:r>
      <w:r w:rsidR="00277DBD">
        <w:rPr>
          <w:rFonts w:ascii="Times" w:hAnsi="Times"/>
          <w:sz w:val="20"/>
        </w:rPr>
        <w:t xml:space="preserve">Within each individual experiment, all samples related to the control state were merged with one another, while all samples related to the disease state were also merged. </w:t>
      </w:r>
      <w:r w:rsidR="008A3904">
        <w:rPr>
          <w:rFonts w:ascii="Times" w:hAnsi="Times"/>
          <w:sz w:val="20"/>
        </w:rPr>
        <w:t>These data were then used to construct a Bayesian network</w:t>
      </w:r>
      <w:r w:rsidR="00F056FF">
        <w:rPr>
          <w:rFonts w:ascii="Times" w:hAnsi="Times"/>
          <w:sz w:val="20"/>
        </w:rPr>
        <w:t xml:space="preserve"> using TAN structure [13]</w:t>
      </w:r>
      <w:r w:rsidR="008A3904">
        <w:rPr>
          <w:rFonts w:ascii="Times" w:hAnsi="Times"/>
          <w:sz w:val="20"/>
        </w:rPr>
        <w:t>.</w:t>
      </w:r>
    </w:p>
    <w:p w:rsidR="00DB6D7B" w:rsidRPr="00BF77F9" w:rsidRDefault="00DB6D7B" w:rsidP="00A10252">
      <w:pPr>
        <w:jc w:val="both"/>
        <w:rPr>
          <w:rFonts w:ascii="Times" w:hAnsi="Times"/>
          <w:b/>
          <w:sz w:val="20"/>
        </w:rPr>
      </w:pPr>
    </w:p>
    <w:p w:rsidR="00753826" w:rsidRDefault="00DB6D7B" w:rsidP="00A10252">
      <w:pPr>
        <w:jc w:val="both"/>
        <w:rPr>
          <w:rFonts w:ascii="Times" w:hAnsi="Times"/>
          <w:b/>
          <w:sz w:val="20"/>
        </w:rPr>
      </w:pPr>
      <w:r w:rsidRPr="00BF77F9">
        <w:rPr>
          <w:rFonts w:ascii="Times" w:hAnsi="Times"/>
          <w:b/>
          <w:sz w:val="20"/>
        </w:rPr>
        <w:t xml:space="preserve">2.3 Constructing </w:t>
      </w:r>
      <w:proofErr w:type="spellStart"/>
      <w:r w:rsidRPr="00BF77F9">
        <w:rPr>
          <w:rFonts w:ascii="Times" w:hAnsi="Times"/>
          <w:b/>
          <w:sz w:val="20"/>
        </w:rPr>
        <w:t>multinets</w:t>
      </w:r>
      <w:proofErr w:type="spellEnd"/>
      <w:r w:rsidRPr="00BF77F9">
        <w:rPr>
          <w:rFonts w:ascii="Times" w:hAnsi="Times"/>
          <w:b/>
          <w:sz w:val="20"/>
        </w:rPr>
        <w:t xml:space="preserve"> and receiver operating characteristic (ROC) curves</w:t>
      </w:r>
    </w:p>
    <w:p w:rsidR="005F1594" w:rsidRDefault="00C107A4" w:rsidP="00A10252">
      <w:pPr>
        <w:jc w:val="both"/>
        <w:rPr>
          <w:rFonts w:ascii="Times" w:hAnsi="Times"/>
          <w:sz w:val="20"/>
        </w:rPr>
      </w:pPr>
      <w:r>
        <w:rPr>
          <w:rFonts w:ascii="Times" w:hAnsi="Times"/>
          <w:sz w:val="20"/>
        </w:rPr>
        <w:t xml:space="preserve">In order to construct </w:t>
      </w:r>
      <w:proofErr w:type="spellStart"/>
      <w:r>
        <w:rPr>
          <w:rFonts w:ascii="Times" w:hAnsi="Times"/>
          <w:sz w:val="20"/>
        </w:rPr>
        <w:t>multinet</w:t>
      </w:r>
      <w:proofErr w:type="spellEnd"/>
      <w:r>
        <w:rPr>
          <w:rFonts w:ascii="Times" w:hAnsi="Times"/>
          <w:sz w:val="20"/>
        </w:rPr>
        <w:t xml:space="preserve"> Bayesian networks we first partition the data according to the classes (experiments) they are coming from. Then for each class of data a regular Bayesian network is constructed. One may use any type of Bayesian inference algorithm for construction of these “sub-networks”. We used </w:t>
      </w:r>
      <w:r w:rsidRPr="00E87E16">
        <w:rPr>
          <w:rFonts w:eastAsia="Arial"/>
          <w:color w:val="000000"/>
          <w:spacing w:val="-9"/>
          <w:sz w:val="20"/>
          <w:szCs w:val="20"/>
        </w:rPr>
        <w:t>TAN</w:t>
      </w:r>
      <w:r>
        <w:rPr>
          <w:rFonts w:eastAsia="Arial"/>
          <w:color w:val="000000"/>
          <w:spacing w:val="-9"/>
          <w:sz w:val="20"/>
          <w:szCs w:val="20"/>
        </w:rPr>
        <w:t xml:space="preserve"> structure [13-14] for inferring the structure and conditional probabilities of each sub-network.</w:t>
      </w:r>
      <w:r w:rsidRPr="00E87E16">
        <w:rPr>
          <w:rFonts w:eastAsia="Arial"/>
          <w:color w:val="000000"/>
          <w:spacing w:val="-9"/>
          <w:sz w:val="20"/>
          <w:szCs w:val="20"/>
        </w:rPr>
        <w:t xml:space="preserve"> </w:t>
      </w:r>
      <w:r>
        <w:rPr>
          <w:rFonts w:ascii="Times" w:hAnsi="Times"/>
          <w:sz w:val="20"/>
        </w:rPr>
        <w:t>Then, f</w:t>
      </w:r>
      <w:r w:rsidR="005F1594">
        <w:rPr>
          <w:rFonts w:ascii="Times" w:hAnsi="Times"/>
          <w:sz w:val="20"/>
        </w:rPr>
        <w:t>or a set of variables y</w:t>
      </w:r>
      <w:r w:rsidR="000D39FD" w:rsidRPr="000D39FD">
        <w:rPr>
          <w:rFonts w:ascii="Times" w:hAnsi="Times"/>
          <w:sz w:val="20"/>
          <w:vertAlign w:val="subscript"/>
        </w:rPr>
        <w:t>1</w:t>
      </w:r>
      <w:r w:rsidR="005F1594">
        <w:rPr>
          <w:rFonts w:ascii="Times" w:hAnsi="Times"/>
          <w:sz w:val="20"/>
        </w:rPr>
        <w:t>, y</w:t>
      </w:r>
      <w:r w:rsidR="000D39FD" w:rsidRPr="000D39FD">
        <w:rPr>
          <w:rFonts w:ascii="Times" w:hAnsi="Times"/>
          <w:sz w:val="20"/>
          <w:vertAlign w:val="subscript"/>
        </w:rPr>
        <w:t>2</w:t>
      </w:r>
      <w:proofErr w:type="gramStart"/>
      <w:r w:rsidR="005F1594">
        <w:rPr>
          <w:rFonts w:ascii="Times" w:hAnsi="Times"/>
          <w:sz w:val="20"/>
        </w:rPr>
        <w:t>, …,</w:t>
      </w:r>
      <w:proofErr w:type="gramEnd"/>
      <w:r w:rsidR="005F1594">
        <w:rPr>
          <w:rFonts w:ascii="Times" w:hAnsi="Times"/>
          <w:sz w:val="20"/>
        </w:rPr>
        <w:t xml:space="preserve"> </w:t>
      </w:r>
      <w:proofErr w:type="spellStart"/>
      <w:r w:rsidR="005F1594">
        <w:rPr>
          <w:rFonts w:ascii="Times" w:hAnsi="Times"/>
          <w:sz w:val="20"/>
        </w:rPr>
        <w:t>y</w:t>
      </w:r>
      <w:r w:rsidR="000D39FD" w:rsidRPr="000D39FD">
        <w:rPr>
          <w:rFonts w:ascii="Times" w:hAnsi="Times"/>
          <w:sz w:val="20"/>
          <w:vertAlign w:val="subscript"/>
        </w:rPr>
        <w:t>p</w:t>
      </w:r>
      <w:proofErr w:type="spellEnd"/>
      <w:r w:rsidR="005F1594">
        <w:rPr>
          <w:rFonts w:ascii="Times" w:hAnsi="Times"/>
          <w:sz w:val="20"/>
        </w:rPr>
        <w:t xml:space="preserve"> that can characterize the instances </w:t>
      </w:r>
      <w:r w:rsidR="00784B3F">
        <w:rPr>
          <w:rFonts w:ascii="Times" w:hAnsi="Times"/>
          <w:sz w:val="20"/>
        </w:rPr>
        <w:t xml:space="preserve">of </w:t>
      </w:r>
      <w:r w:rsidR="000D39FD" w:rsidRPr="000D39FD">
        <w:rPr>
          <w:rFonts w:ascii="Times" w:hAnsi="Times"/>
          <w:i/>
          <w:sz w:val="20"/>
        </w:rPr>
        <w:t>k</w:t>
      </w:r>
      <w:r w:rsidR="005F1594">
        <w:rPr>
          <w:rFonts w:ascii="Times" w:hAnsi="Times"/>
          <w:sz w:val="20"/>
        </w:rPr>
        <w:t xml:space="preserve"> classes C</w:t>
      </w:r>
      <w:r w:rsidR="000D39FD" w:rsidRPr="000D39FD">
        <w:rPr>
          <w:rFonts w:ascii="Times" w:hAnsi="Times"/>
          <w:sz w:val="20"/>
          <w:vertAlign w:val="subscript"/>
        </w:rPr>
        <w:t>1</w:t>
      </w:r>
      <w:r w:rsidR="005F1594">
        <w:rPr>
          <w:rFonts w:ascii="Times" w:hAnsi="Times"/>
          <w:sz w:val="20"/>
        </w:rPr>
        <w:t>, …, C</w:t>
      </w:r>
      <w:r w:rsidR="000D39FD" w:rsidRPr="000D39FD">
        <w:rPr>
          <w:rFonts w:ascii="Times" w:hAnsi="Times"/>
          <w:sz w:val="20"/>
          <w:vertAlign w:val="subscript"/>
        </w:rPr>
        <w:t xml:space="preserve">k </w:t>
      </w:r>
      <w:r w:rsidR="005F1594">
        <w:rPr>
          <w:rFonts w:ascii="Times" w:hAnsi="Times"/>
          <w:sz w:val="20"/>
        </w:rPr>
        <w:t xml:space="preserve">, </w:t>
      </w:r>
      <w:proofErr w:type="spellStart"/>
      <w:r w:rsidR="005F1594">
        <w:rPr>
          <w:rFonts w:ascii="Times" w:hAnsi="Times"/>
          <w:sz w:val="20"/>
        </w:rPr>
        <w:t>multinet</w:t>
      </w:r>
      <w:proofErr w:type="spellEnd"/>
      <w:r w:rsidR="005F1594">
        <w:rPr>
          <w:rFonts w:ascii="Times" w:hAnsi="Times"/>
          <w:sz w:val="20"/>
        </w:rPr>
        <w:t xml:space="preserve"> Bayesian network classifies an instance to the class </w:t>
      </w:r>
      <w:proofErr w:type="spellStart"/>
      <w:r w:rsidR="000D39FD" w:rsidRPr="000D39FD">
        <w:rPr>
          <w:rFonts w:ascii="Times" w:hAnsi="Times"/>
          <w:i/>
          <w:sz w:val="20"/>
        </w:rPr>
        <w:t>C</w:t>
      </w:r>
      <w:r w:rsidR="000D39FD" w:rsidRPr="000D39FD">
        <w:rPr>
          <w:rFonts w:ascii="Times" w:hAnsi="Times"/>
          <w:i/>
          <w:sz w:val="20"/>
          <w:vertAlign w:val="subscript"/>
        </w:rPr>
        <w:t>j</w:t>
      </w:r>
      <w:proofErr w:type="spellEnd"/>
      <w:r w:rsidR="000D39FD" w:rsidRPr="000D39FD">
        <w:rPr>
          <w:rFonts w:ascii="Times" w:hAnsi="Times"/>
          <w:i/>
          <w:sz w:val="20"/>
        </w:rPr>
        <w:t xml:space="preserve"> </w:t>
      </w:r>
      <w:r w:rsidR="005F1594">
        <w:rPr>
          <w:rFonts w:ascii="Times" w:hAnsi="Times"/>
          <w:sz w:val="20"/>
        </w:rPr>
        <w:t>that has</w:t>
      </w:r>
      <w:r>
        <w:rPr>
          <w:rFonts w:ascii="Times" w:hAnsi="Times"/>
          <w:sz w:val="20"/>
        </w:rPr>
        <w:t xml:space="preserve"> the</w:t>
      </w:r>
      <w:r w:rsidR="005F1594">
        <w:rPr>
          <w:rFonts w:ascii="Times" w:hAnsi="Times"/>
          <w:sz w:val="20"/>
        </w:rPr>
        <w:t xml:space="preserve"> maximum posterior probabilities </w:t>
      </w:r>
      <w:r w:rsidR="00255C33">
        <w:rPr>
          <w:rFonts w:ascii="Times" w:hAnsi="Times"/>
          <w:sz w:val="20"/>
        </w:rPr>
        <w:t>as follows:</w:t>
      </w:r>
    </w:p>
    <w:p w:rsidR="00255C33" w:rsidRDefault="00255C33" w:rsidP="00A10252">
      <w:pPr>
        <w:jc w:val="both"/>
        <w:rPr>
          <w:rFonts w:ascii="Times" w:hAnsi="Times"/>
          <w:sz w:val="20"/>
        </w:rPr>
      </w:pPr>
    </w:p>
    <w:p w:rsidR="005F1594" w:rsidRDefault="00EE0723" w:rsidP="00A10252">
      <w:pPr>
        <w:jc w:val="both"/>
        <w:rPr>
          <w:rFonts w:ascii="Times" w:hAnsi="Times"/>
          <w:sz w:val="20"/>
        </w:rPr>
      </w:pPr>
      <m:oMathPara>
        <m:oMath>
          <m:sSub>
            <m:sSubPr>
              <m:ctrlPr>
                <w:rPr>
                  <w:rFonts w:ascii="Cambria Math" w:hAnsi="Cambria Math"/>
                  <w:i/>
                  <w:sz w:val="20"/>
                </w:rPr>
              </m:ctrlPr>
            </m:sSubPr>
            <m:e>
              <m:sSub>
                <m:sSubPr>
                  <m:ctrlPr>
                    <w:rPr>
                      <w:rFonts w:ascii="Cambria Math" w:hAnsi="Cambria Math"/>
                      <w:i/>
                      <w:sz w:val="20"/>
                    </w:rPr>
                  </m:ctrlPr>
                </m:sSubPr>
                <m:e>
                  <m:r>
                    <w:rPr>
                      <w:rFonts w:ascii="Cambria Math" w:hAnsi="Cambria Math"/>
                      <w:sz w:val="20"/>
                    </w:rPr>
                    <m:t>C</m:t>
                  </m:r>
                </m:e>
                <m:sub>
                  <m:r>
                    <w:rPr>
                      <w:rFonts w:ascii="Cambria Math" w:hAnsi="Cambria Math"/>
                      <w:sz w:val="20"/>
                    </w:rPr>
                    <m:t>j</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arg</m:t>
                  </m:r>
                </m:fName>
                <m:e>
                  <m:func>
                    <m:funcPr>
                      <m:ctrlPr>
                        <w:rPr>
                          <w:rFonts w:ascii="Cambria Math" w:hAnsi="Cambria Math"/>
                          <w:i/>
                          <w:sz w:val="20"/>
                        </w:rPr>
                      </m:ctrlPr>
                    </m:funcPr>
                    <m:fName>
                      <m:r>
                        <m:rPr>
                          <m:sty m:val="p"/>
                        </m:rPr>
                        <w:rPr>
                          <w:rFonts w:ascii="Cambria Math" w:hAnsi="Cambria Math"/>
                          <w:sz w:val="20"/>
                        </w:rPr>
                        <m:t>max</m:t>
                      </m:r>
                    </m:fName>
                    <m:e>
                      <m:r>
                        <w:rPr>
                          <w:rFonts w:ascii="Cambria Math" w:hAnsi="Cambria Math"/>
                          <w:sz w:val="20"/>
                        </w:rPr>
                        <m:t>P</m:t>
                      </m:r>
                      <m:r>
                        <w:rPr>
                          <w:rFonts w:ascii="Cambria Math" w:hAnsi="Cambria Math"/>
                          <w:sz w:val="20"/>
                        </w:rPr>
                        <m:t>(C</m:t>
                      </m:r>
                    </m:e>
                  </m:func>
                </m:e>
              </m:func>
            </m:e>
            <m:sub>
              <m:r>
                <w:rPr>
                  <w:rFonts w:ascii="Cambria Math" w:hAnsi="Cambria Math"/>
                  <w:sz w:val="20"/>
                </w:rPr>
                <m:t>i</m:t>
              </m:r>
            </m:sub>
          </m:sSub>
          <m:d>
            <m:dPr>
              <m:beg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r>
            <w:rPr>
              <w:rFonts w:ascii="Cambria Math" w:hAnsi="Cambria Math"/>
              <w:sz w:val="20"/>
            </w:rPr>
            <m:t>, i=</m:t>
          </m:r>
          <m:r>
            <w:rPr>
              <w:rFonts w:ascii="Cambria Math" w:hAnsi="Cambria Math"/>
              <w:sz w:val="20"/>
            </w:rPr>
            <m:t xml:space="preserve">1,…, </m:t>
          </m:r>
          <m:r>
            <w:rPr>
              <w:rFonts w:ascii="Cambria Math" w:hAnsi="Cambria Math"/>
              <w:sz w:val="20"/>
            </w:rPr>
            <m:t>k</m:t>
          </m:r>
        </m:oMath>
      </m:oMathPara>
    </w:p>
    <w:p w:rsidR="005F1594" w:rsidRDefault="005F1594" w:rsidP="00A10252">
      <w:pPr>
        <w:jc w:val="both"/>
        <w:rPr>
          <w:rFonts w:ascii="Times" w:hAnsi="Times"/>
          <w:sz w:val="20"/>
        </w:rPr>
      </w:pPr>
    </w:p>
    <w:p w:rsidR="00DB6D7B" w:rsidRPr="00BF77F9" w:rsidRDefault="00DB6D7B" w:rsidP="00A10252">
      <w:pPr>
        <w:jc w:val="both"/>
        <w:rPr>
          <w:rFonts w:ascii="Times" w:hAnsi="Times" w:cs="Helvetica"/>
          <w:color w:val="000000"/>
          <w:sz w:val="20"/>
          <w:szCs w:val="23"/>
        </w:rPr>
      </w:pPr>
      <w:r w:rsidRPr="00BF77F9">
        <w:rPr>
          <w:rFonts w:ascii="Times" w:hAnsi="Times"/>
          <w:sz w:val="20"/>
        </w:rPr>
        <w:t xml:space="preserve">The Bayesian </w:t>
      </w:r>
      <w:proofErr w:type="spellStart"/>
      <w:r w:rsidRPr="00BF77F9">
        <w:rPr>
          <w:rFonts w:ascii="Times" w:hAnsi="Times"/>
          <w:sz w:val="20"/>
        </w:rPr>
        <w:t>multinet</w:t>
      </w:r>
      <w:proofErr w:type="spellEnd"/>
      <w:r w:rsidRPr="00BF77F9">
        <w:rPr>
          <w:rFonts w:ascii="Times" w:hAnsi="Times"/>
          <w:sz w:val="20"/>
        </w:rPr>
        <w:t xml:space="preserve"> classifier was validated using </w:t>
      </w:r>
      <w:r w:rsidR="000919C5">
        <w:rPr>
          <w:rFonts w:ascii="Times" w:hAnsi="Times"/>
          <w:sz w:val="20"/>
        </w:rPr>
        <w:t>3</w:t>
      </w:r>
      <w:r w:rsidRPr="00BF77F9">
        <w:rPr>
          <w:rFonts w:ascii="Times" w:hAnsi="Times"/>
          <w:sz w:val="20"/>
        </w:rPr>
        <w:t>-fold cross-</w:t>
      </w:r>
      <w:r w:rsidRPr="0092241F">
        <w:rPr>
          <w:rFonts w:ascii="Times" w:hAnsi="Times"/>
          <w:sz w:val="20"/>
        </w:rPr>
        <w:t>validation</w:t>
      </w:r>
      <w:r w:rsidR="000919C5" w:rsidRPr="0092241F">
        <w:rPr>
          <w:rFonts w:ascii="Times" w:hAnsi="Times"/>
          <w:sz w:val="20"/>
        </w:rPr>
        <w:t xml:space="preserve">. </w:t>
      </w:r>
      <w:r w:rsidR="00911F8D" w:rsidRPr="0028385D">
        <w:rPr>
          <w:rFonts w:ascii="Times" w:hAnsi="Times"/>
          <w:sz w:val="20"/>
        </w:rPr>
        <w:t xml:space="preserve">In this procedure the set of samples is divided into three subsets of equal size. </w:t>
      </w:r>
      <w:proofErr w:type="gramStart"/>
      <w:r w:rsidR="00911F8D" w:rsidRPr="0028385D">
        <w:rPr>
          <w:rFonts w:ascii="Times" w:hAnsi="Times"/>
          <w:sz w:val="20"/>
        </w:rPr>
        <w:t>In each iteration</w:t>
      </w:r>
      <w:proofErr w:type="gramEnd"/>
      <w:r w:rsidR="00911F8D" w:rsidRPr="0028385D">
        <w:rPr>
          <w:rFonts w:ascii="Times" w:hAnsi="Times"/>
          <w:sz w:val="20"/>
        </w:rPr>
        <w:t xml:space="preserve">, two subsets were used to find a common-feature set and train the model; the final subset is used to test the model. This procedure, known as external cross validation, is essential in correcting for the bias that is induced in cross-validation through the feature selection. The AUROC was estimated by averaging the AUROCs across the three folds </w:t>
      </w:r>
      <w:r w:rsidR="00FD71C2">
        <w:rPr>
          <w:rFonts w:ascii="Times" w:hAnsi="Times"/>
          <w:sz w:val="20"/>
        </w:rPr>
        <w:t>[</w:t>
      </w:r>
      <w:r w:rsidR="00665698">
        <w:rPr>
          <w:rFonts w:ascii="Times" w:hAnsi="Times"/>
          <w:sz w:val="20"/>
        </w:rPr>
        <w:t>1</w:t>
      </w:r>
      <w:r w:rsidR="00160022">
        <w:rPr>
          <w:rFonts w:ascii="Times" w:hAnsi="Times"/>
          <w:sz w:val="20"/>
        </w:rPr>
        <w:t>8</w:t>
      </w:r>
      <w:r w:rsidR="00FD71C2">
        <w:rPr>
          <w:rFonts w:ascii="Times" w:hAnsi="Times"/>
          <w:sz w:val="20"/>
        </w:rPr>
        <w:t>]</w:t>
      </w:r>
      <w:r w:rsidR="00461860">
        <w:rPr>
          <w:rFonts w:ascii="Times" w:hAnsi="Times"/>
          <w:sz w:val="20"/>
        </w:rPr>
        <w:t>.</w:t>
      </w:r>
      <w:r w:rsidRPr="00BF77F9">
        <w:rPr>
          <w:rFonts w:ascii="Times" w:hAnsi="Times"/>
          <w:sz w:val="20"/>
        </w:rPr>
        <w:t xml:space="preserve"> In essence, the samples are divided into ten approximately equally sized subsets. In repeated simulations, nine of these subsets are used for training and the </w:t>
      </w:r>
      <w:r w:rsidR="00911F8D" w:rsidRPr="0028385D">
        <w:t>tenth</w:t>
      </w:r>
      <w:r w:rsidRPr="00BF77F9">
        <w:rPr>
          <w:rFonts w:ascii="Times" w:hAnsi="Times"/>
          <w:sz w:val="20"/>
        </w:rPr>
        <w:t xml:space="preserve"> is used for testing. </w:t>
      </w:r>
      <w:r w:rsidRPr="00BF77F9">
        <w:rPr>
          <w:rFonts w:ascii="Times" w:hAnsi="Times" w:cs="Helvetica"/>
          <w:color w:val="000000"/>
          <w:sz w:val="20"/>
          <w:szCs w:val="23"/>
        </w:rPr>
        <w:t xml:space="preserve">The area under the ROC curve (AUROC) value of the </w:t>
      </w:r>
      <w:proofErr w:type="spellStart"/>
      <w:r w:rsidRPr="00BF77F9">
        <w:rPr>
          <w:rFonts w:ascii="Times" w:hAnsi="Times" w:cs="Helvetica"/>
          <w:color w:val="000000"/>
          <w:sz w:val="20"/>
          <w:szCs w:val="23"/>
        </w:rPr>
        <w:t>multinet’s</w:t>
      </w:r>
      <w:proofErr w:type="spellEnd"/>
      <w:r w:rsidRPr="00BF77F9">
        <w:rPr>
          <w:rFonts w:ascii="Times" w:hAnsi="Times" w:cs="Helvetica"/>
          <w:color w:val="000000"/>
          <w:sz w:val="20"/>
          <w:szCs w:val="23"/>
        </w:rPr>
        <w:t xml:space="preserve"> cross-validation procedure indicates the model’s accuracy.</w:t>
      </w:r>
    </w:p>
    <w:p w:rsidR="00DB6D7B" w:rsidRPr="00BF77F9" w:rsidRDefault="00DB6D7B" w:rsidP="00A10252">
      <w:pPr>
        <w:jc w:val="both"/>
        <w:rPr>
          <w:rFonts w:ascii="Times" w:hAnsi="Times" w:cs="Helvetica"/>
          <w:color w:val="000000"/>
          <w:sz w:val="20"/>
          <w:szCs w:val="23"/>
        </w:rPr>
      </w:pPr>
    </w:p>
    <w:p w:rsidR="00DB6D7B" w:rsidRDefault="00DB6D7B" w:rsidP="00A10252">
      <w:pPr>
        <w:jc w:val="both"/>
        <w:rPr>
          <w:rFonts w:ascii="Times" w:hAnsi="Times" w:cs="Helvetica"/>
          <w:color w:val="000000"/>
          <w:sz w:val="20"/>
          <w:szCs w:val="23"/>
        </w:rPr>
      </w:pPr>
      <w:r w:rsidRPr="00BF77F9">
        <w:rPr>
          <w:rFonts w:ascii="Times" w:hAnsi="Times" w:cs="Helvetica"/>
          <w:color w:val="000000"/>
          <w:sz w:val="20"/>
          <w:szCs w:val="23"/>
        </w:rPr>
        <w:t>The Receiver Operating Characteristic (ROC) is a curve that relates the true positive to the false positive rate for different thresholds. The AUROC is a statistical measure of robustness; the closer the AUROC is to 1, the closer the true positive ration is to 1, and the more accurate the predictive model. AUROC is a more comprehensive statistical measure of robustness than just predictive accuracy</w:t>
      </w:r>
      <w:r w:rsidR="00461860">
        <w:rPr>
          <w:rFonts w:ascii="Times" w:hAnsi="Times" w:cs="Helvetica"/>
          <w:color w:val="000000"/>
          <w:sz w:val="20"/>
          <w:szCs w:val="23"/>
        </w:rPr>
        <w:t xml:space="preserve"> </w:t>
      </w:r>
      <w:r w:rsidR="00FD71C2">
        <w:rPr>
          <w:rFonts w:ascii="Times" w:hAnsi="Times" w:cs="Helvetica"/>
          <w:color w:val="000000"/>
          <w:sz w:val="20"/>
          <w:szCs w:val="23"/>
        </w:rPr>
        <w:t>[17]</w:t>
      </w:r>
      <w:r w:rsidR="00461860">
        <w:rPr>
          <w:rFonts w:ascii="Times" w:hAnsi="Times" w:cs="Helvetica"/>
          <w:color w:val="000000"/>
          <w:sz w:val="20"/>
          <w:szCs w:val="23"/>
        </w:rPr>
        <w:t>.</w:t>
      </w:r>
    </w:p>
    <w:p w:rsidR="000F174A" w:rsidRDefault="000F174A" w:rsidP="000F174A">
      <w:pPr>
        <w:pStyle w:val="AMIAHeading"/>
        <w:numPr>
          <w:ilvl w:val="0"/>
          <w:numId w:val="4"/>
        </w:numPr>
        <w:ind w:right="-360"/>
      </w:pPr>
      <w:r>
        <w:t>Results</w:t>
      </w:r>
    </w:p>
    <w:p w:rsidR="000F174A" w:rsidRPr="00BF77F9" w:rsidRDefault="000F174A" w:rsidP="000F174A">
      <w:pPr>
        <w:jc w:val="both"/>
        <w:rPr>
          <w:rFonts w:ascii="Times" w:hAnsi="Times"/>
          <w:sz w:val="20"/>
        </w:rPr>
      </w:pPr>
      <w:r w:rsidRPr="00BF77F9">
        <w:rPr>
          <w:rFonts w:ascii="Times" w:hAnsi="Times"/>
          <w:sz w:val="20"/>
        </w:rPr>
        <w:t>Several trials were done with each disease, varying the number of top differentially expressed genes that were examined. For each trial, the AUROC values were observed as a measure of accuracy. AUROC provides an objective metric for quantifying predictor accuracy. An AUROC of 0.7 to 0.8 is considered “fair,” from 0.8 to 0.9 is considered “good”, and from 0.9 to 1.0 is considered “excellent</w:t>
      </w:r>
      <w:r w:rsidRPr="00FD71C2">
        <w:rPr>
          <w:rFonts w:ascii="Times" w:hAnsi="Times"/>
          <w:sz w:val="20"/>
        </w:rPr>
        <w:t>”</w:t>
      </w:r>
      <w:r>
        <w:rPr>
          <w:rFonts w:ascii="Times" w:hAnsi="Times"/>
          <w:sz w:val="20"/>
        </w:rPr>
        <w:t xml:space="preserve"> [20]. </w:t>
      </w:r>
      <w:r w:rsidR="00D64774">
        <w:rPr>
          <w:rFonts w:ascii="Times" w:hAnsi="Times"/>
          <w:sz w:val="20"/>
        </w:rPr>
        <w:t xml:space="preserve">For each trial we constructed a singly structured Bayesian network as well as a </w:t>
      </w:r>
      <w:proofErr w:type="spellStart"/>
      <w:r w:rsidR="00D64774">
        <w:rPr>
          <w:rFonts w:ascii="Times" w:hAnsi="Times"/>
          <w:sz w:val="20"/>
        </w:rPr>
        <w:t>multinet</w:t>
      </w:r>
      <w:proofErr w:type="spellEnd"/>
      <w:r w:rsidR="00D64774">
        <w:rPr>
          <w:rFonts w:ascii="Times" w:hAnsi="Times"/>
          <w:sz w:val="20"/>
        </w:rPr>
        <w:t xml:space="preserve"> Bayesian network. The overall procedure is outlined in Figure 2. The main difference for constructing singly structure Bayesian network</w:t>
      </w:r>
      <w:r w:rsidR="004A6DF5">
        <w:rPr>
          <w:rFonts w:ascii="Times" w:hAnsi="Times"/>
          <w:sz w:val="20"/>
        </w:rPr>
        <w:t>s from</w:t>
      </w:r>
      <w:r w:rsidR="00D64774">
        <w:rPr>
          <w:rFonts w:ascii="Times" w:hAnsi="Times"/>
          <w:sz w:val="20"/>
        </w:rPr>
        <w:t xml:space="preserve"> </w:t>
      </w:r>
      <w:proofErr w:type="spellStart"/>
      <w:r w:rsidR="00D64774">
        <w:rPr>
          <w:rFonts w:ascii="Times" w:hAnsi="Times"/>
          <w:sz w:val="20"/>
        </w:rPr>
        <w:t>multinets</w:t>
      </w:r>
      <w:proofErr w:type="spellEnd"/>
      <w:r w:rsidR="00D64774">
        <w:rPr>
          <w:rFonts w:ascii="Times" w:hAnsi="Times"/>
          <w:sz w:val="20"/>
        </w:rPr>
        <w:t xml:space="preserve"> is in treating the samples considered in the trial. </w:t>
      </w:r>
      <w:r w:rsidR="004A6DF5">
        <w:rPr>
          <w:rFonts w:ascii="Times" w:hAnsi="Times"/>
          <w:sz w:val="20"/>
        </w:rPr>
        <w:t>F</w:t>
      </w:r>
      <w:r w:rsidR="00D64774">
        <w:rPr>
          <w:rFonts w:ascii="Times" w:hAnsi="Times"/>
          <w:sz w:val="20"/>
        </w:rPr>
        <w:t xml:space="preserve">or constructing </w:t>
      </w:r>
      <w:proofErr w:type="spellStart"/>
      <w:r w:rsidR="00D64774">
        <w:rPr>
          <w:rFonts w:ascii="Times" w:hAnsi="Times"/>
          <w:sz w:val="20"/>
        </w:rPr>
        <w:t>multinets</w:t>
      </w:r>
      <w:proofErr w:type="spellEnd"/>
      <w:r w:rsidR="00D64774">
        <w:rPr>
          <w:rFonts w:ascii="Times" w:hAnsi="Times"/>
          <w:sz w:val="20"/>
        </w:rPr>
        <w:t xml:space="preserve"> we kept the samples of each GEO ex</w:t>
      </w:r>
      <w:r w:rsidR="004A6DF5">
        <w:rPr>
          <w:rFonts w:ascii="Times" w:hAnsi="Times"/>
          <w:sz w:val="20"/>
        </w:rPr>
        <w:t>periment separate and we combined the information content of each experiment through assignment step (i.e. by finding the maximum posterior probabilities induced on each sub</w:t>
      </w:r>
      <w:r w:rsidR="00281B18">
        <w:rPr>
          <w:rFonts w:ascii="Times" w:hAnsi="Times"/>
          <w:sz w:val="20"/>
        </w:rPr>
        <w:t>-</w:t>
      </w:r>
      <w:r w:rsidR="004A6DF5">
        <w:rPr>
          <w:rFonts w:ascii="Times" w:hAnsi="Times"/>
          <w:sz w:val="20"/>
        </w:rPr>
        <w:t>network, see section 2.3</w:t>
      </w:r>
      <w:r w:rsidR="00281B18">
        <w:rPr>
          <w:rFonts w:ascii="Times" w:hAnsi="Times"/>
          <w:sz w:val="20"/>
        </w:rPr>
        <w:t xml:space="preserve"> for details</w:t>
      </w:r>
      <w:r w:rsidR="004A6DF5">
        <w:rPr>
          <w:rFonts w:ascii="Times" w:hAnsi="Times"/>
          <w:sz w:val="20"/>
        </w:rPr>
        <w:t>). However,</w:t>
      </w:r>
      <w:r w:rsidR="00D64774">
        <w:rPr>
          <w:rFonts w:ascii="Times" w:hAnsi="Times"/>
          <w:sz w:val="20"/>
        </w:rPr>
        <w:t xml:space="preserve"> for constructing the singly structure Bayesian networks we considered union of normalized samples from each GEO experiment.</w:t>
      </w:r>
      <w:r w:rsidR="004A6DF5">
        <w:rPr>
          <w:rFonts w:ascii="Times" w:hAnsi="Times"/>
          <w:sz w:val="20"/>
        </w:rPr>
        <w:t xml:space="preserve"> </w:t>
      </w:r>
    </w:p>
    <w:p w:rsidR="004F285E" w:rsidRDefault="000910D1">
      <w:pPr>
        <w:rPr>
          <w:rFonts w:ascii="Times" w:hAnsi="Times" w:cs="Helvetica"/>
          <w:sz w:val="20"/>
          <w:szCs w:val="23"/>
        </w:rPr>
      </w:pPr>
      <w:r>
        <w:rPr>
          <w:rFonts w:ascii="Times" w:hAnsi="Times" w:cs="Helvetica"/>
          <w:noProof/>
          <w:sz w:val="20"/>
          <w:szCs w:val="23"/>
        </w:rPr>
        <w:drawing>
          <wp:inline distT="0" distB="0" distL="0" distR="0">
            <wp:extent cx="5423535" cy="40676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pipeline_2.pdf"/>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24144" cy="4068108"/>
                    </a:xfrm>
                    <a:prstGeom prst="rect">
                      <a:avLst/>
                    </a:prstGeom>
                  </pic:spPr>
                </pic:pic>
              </a:graphicData>
            </a:graphic>
          </wp:inline>
        </w:drawing>
      </w:r>
    </w:p>
    <w:p w:rsidR="004F285E" w:rsidRDefault="004F285E">
      <w:pPr>
        <w:rPr>
          <w:rFonts w:ascii="Times" w:hAnsi="Times" w:cs="Helvetica"/>
          <w:sz w:val="20"/>
          <w:szCs w:val="23"/>
        </w:rPr>
      </w:pPr>
    </w:p>
    <w:p w:rsidR="00FD4EEF" w:rsidRPr="00FD4EEF" w:rsidRDefault="00FD4EEF" w:rsidP="00FD4EEF">
      <w:pPr>
        <w:rPr>
          <w:rFonts w:ascii="Times" w:hAnsi="Times" w:cs="Helvetica"/>
          <w:sz w:val="20"/>
          <w:szCs w:val="23"/>
        </w:rPr>
      </w:pPr>
      <w:r>
        <w:rPr>
          <w:rFonts w:ascii="Times" w:hAnsi="Times" w:cs="Helvetica"/>
          <w:b/>
          <w:sz w:val="20"/>
          <w:szCs w:val="23"/>
        </w:rPr>
        <w:t xml:space="preserve">Figure 2: </w:t>
      </w:r>
      <w:r w:rsidR="00717894" w:rsidRPr="00160022">
        <w:rPr>
          <w:rFonts w:ascii="Times" w:hAnsi="Times" w:cs="Helvetica"/>
          <w:sz w:val="20"/>
          <w:szCs w:val="23"/>
        </w:rPr>
        <w:t xml:space="preserve">Outline of </w:t>
      </w:r>
      <w:r w:rsidR="003D44C5">
        <w:rPr>
          <w:rFonts w:ascii="Times" w:hAnsi="Times" w:cs="Helvetica"/>
          <w:sz w:val="20"/>
          <w:szCs w:val="23"/>
        </w:rPr>
        <w:t xml:space="preserve">the design pipeline for comparison of </w:t>
      </w:r>
      <w:proofErr w:type="spellStart"/>
      <w:r w:rsidR="003D44C5">
        <w:rPr>
          <w:rFonts w:ascii="Times" w:hAnsi="Times" w:cs="Helvetica"/>
          <w:sz w:val="20"/>
          <w:szCs w:val="23"/>
        </w:rPr>
        <w:t>multinets</w:t>
      </w:r>
      <w:proofErr w:type="spellEnd"/>
      <w:r w:rsidR="003D44C5">
        <w:rPr>
          <w:rFonts w:ascii="Times" w:hAnsi="Times" w:cs="Helvetica"/>
          <w:sz w:val="20"/>
          <w:szCs w:val="23"/>
        </w:rPr>
        <w:t xml:space="preserve"> and single</w:t>
      </w:r>
      <w:r w:rsidR="005F4FA3">
        <w:rPr>
          <w:rFonts w:ascii="Times" w:hAnsi="Times" w:cs="Helvetica"/>
          <w:sz w:val="20"/>
          <w:szCs w:val="23"/>
        </w:rPr>
        <w:t xml:space="preserve"> </w:t>
      </w:r>
      <w:r w:rsidR="003D44C5">
        <w:rPr>
          <w:rFonts w:ascii="Times" w:hAnsi="Times" w:cs="Helvetica"/>
          <w:sz w:val="20"/>
          <w:szCs w:val="23"/>
        </w:rPr>
        <w:t>nets.</w:t>
      </w:r>
    </w:p>
    <w:p w:rsidR="00FD4EEF" w:rsidRPr="00FD4EEF" w:rsidRDefault="00FD4EEF" w:rsidP="00FD4EEF">
      <w:pPr>
        <w:rPr>
          <w:rFonts w:ascii="Times" w:hAnsi="Times" w:cs="Helvetica"/>
          <w:sz w:val="20"/>
          <w:szCs w:val="23"/>
        </w:rPr>
      </w:pPr>
    </w:p>
    <w:p w:rsidR="00AD36CE" w:rsidRPr="00BF77F9" w:rsidRDefault="00AD36CE" w:rsidP="00A10252">
      <w:pPr>
        <w:rPr>
          <w:rFonts w:ascii="Times" w:hAnsi="Times"/>
          <w:b/>
          <w:bCs/>
          <w:sz w:val="20"/>
          <w:szCs w:val="20"/>
        </w:rPr>
        <w:sectPr w:rsidR="00AD36CE" w:rsidRPr="00BF77F9">
          <w:pgSz w:w="12240" w:h="15840"/>
          <w:pgMar w:top="1440" w:right="1440" w:bottom="1440" w:left="1440" w:gutter="0"/>
        </w:sectPr>
      </w:pPr>
    </w:p>
    <w:tbl>
      <w:tblPr>
        <w:tblW w:w="10010"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1710"/>
        <w:gridCol w:w="1170"/>
        <w:gridCol w:w="1530"/>
        <w:gridCol w:w="1170"/>
        <w:gridCol w:w="990"/>
        <w:gridCol w:w="1620"/>
      </w:tblGrid>
      <w:tr w:rsidR="00FF7B69" w:rsidRPr="00BF77F9">
        <w:trPr>
          <w:trHeight w:val="260"/>
        </w:trPr>
        <w:tc>
          <w:tcPr>
            <w:tcW w:w="1820" w:type="dxa"/>
            <w:shd w:val="clear" w:color="auto" w:fill="auto"/>
            <w:noWrap/>
            <w:vAlign w:val="bottom"/>
          </w:tcPr>
          <w:p w:rsidR="00FF7B69" w:rsidRPr="0028385D" w:rsidRDefault="00FF7B69" w:rsidP="00A10252">
            <w:pPr>
              <w:rPr>
                <w:rFonts w:ascii="Times" w:hAnsi="Times"/>
                <w:b/>
                <w:bCs/>
                <w:sz w:val="18"/>
                <w:szCs w:val="18"/>
              </w:rPr>
            </w:pPr>
            <w:r w:rsidRPr="0028385D">
              <w:rPr>
                <w:rFonts w:ascii="Times" w:hAnsi="Times"/>
                <w:b/>
                <w:bCs/>
                <w:sz w:val="18"/>
                <w:szCs w:val="18"/>
              </w:rPr>
              <w:t>Disease</w:t>
            </w:r>
            <w:r w:rsidRPr="0028385D">
              <w:rPr>
                <w:rFonts w:ascii="Times" w:hAnsi="Times"/>
                <w:b/>
                <w:bCs/>
                <w:sz w:val="18"/>
                <w:szCs w:val="18"/>
              </w:rPr>
              <w:br/>
            </w:r>
          </w:p>
        </w:tc>
        <w:tc>
          <w:tcPr>
            <w:tcW w:w="1710" w:type="dxa"/>
            <w:shd w:val="clear" w:color="auto" w:fill="auto"/>
            <w:noWrap/>
            <w:vAlign w:val="bottom"/>
          </w:tcPr>
          <w:p w:rsidR="00FF7B69" w:rsidRPr="0028385D" w:rsidRDefault="00E036BD" w:rsidP="00A10252">
            <w:pPr>
              <w:rPr>
                <w:rFonts w:ascii="Times" w:hAnsi="Times"/>
                <w:b/>
                <w:bCs/>
                <w:sz w:val="18"/>
                <w:szCs w:val="18"/>
              </w:rPr>
            </w:pPr>
            <w:r w:rsidRPr="0028385D">
              <w:rPr>
                <w:rFonts w:ascii="Times" w:hAnsi="Times"/>
                <w:b/>
                <w:bCs/>
                <w:sz w:val="18"/>
                <w:szCs w:val="18"/>
              </w:rPr>
              <w:t xml:space="preserve">Number of </w:t>
            </w:r>
            <w:r w:rsidR="007C682E" w:rsidRPr="0028385D">
              <w:rPr>
                <w:rFonts w:ascii="Times" w:hAnsi="Times"/>
                <w:b/>
                <w:bCs/>
                <w:sz w:val="18"/>
                <w:szCs w:val="18"/>
              </w:rPr>
              <w:t xml:space="preserve">GEO </w:t>
            </w:r>
            <w:r w:rsidR="00FF7B69" w:rsidRPr="0028385D">
              <w:rPr>
                <w:rFonts w:ascii="Times" w:hAnsi="Times"/>
                <w:b/>
                <w:bCs/>
                <w:sz w:val="18"/>
                <w:szCs w:val="18"/>
              </w:rPr>
              <w:t>Experiments</w:t>
            </w:r>
          </w:p>
        </w:tc>
        <w:tc>
          <w:tcPr>
            <w:tcW w:w="1170" w:type="dxa"/>
            <w:shd w:val="clear" w:color="auto" w:fill="auto"/>
            <w:noWrap/>
            <w:vAlign w:val="bottom"/>
          </w:tcPr>
          <w:p w:rsidR="00FF7B69" w:rsidRPr="0028385D" w:rsidRDefault="00FF7B69" w:rsidP="00A10252">
            <w:pPr>
              <w:rPr>
                <w:rFonts w:ascii="Times" w:hAnsi="Times"/>
                <w:b/>
                <w:bCs/>
                <w:sz w:val="18"/>
                <w:szCs w:val="18"/>
              </w:rPr>
            </w:pPr>
            <w:r w:rsidRPr="0028385D">
              <w:rPr>
                <w:rFonts w:ascii="Times" w:hAnsi="Times"/>
                <w:b/>
                <w:bCs/>
                <w:sz w:val="18"/>
                <w:szCs w:val="18"/>
              </w:rPr>
              <w:t>% Top Genes</w:t>
            </w:r>
          </w:p>
        </w:tc>
        <w:tc>
          <w:tcPr>
            <w:tcW w:w="1530" w:type="dxa"/>
            <w:shd w:val="clear" w:color="auto" w:fill="auto"/>
            <w:noWrap/>
            <w:vAlign w:val="bottom"/>
          </w:tcPr>
          <w:p w:rsidR="00FF7B69" w:rsidRPr="0028385D" w:rsidRDefault="00FF7B69" w:rsidP="00A10252">
            <w:pPr>
              <w:rPr>
                <w:rFonts w:ascii="Times" w:hAnsi="Times"/>
                <w:b/>
                <w:bCs/>
                <w:sz w:val="18"/>
                <w:szCs w:val="18"/>
              </w:rPr>
            </w:pPr>
            <w:r w:rsidRPr="0028385D">
              <w:rPr>
                <w:rFonts w:ascii="Times" w:hAnsi="Times"/>
                <w:b/>
                <w:bCs/>
                <w:sz w:val="18"/>
                <w:szCs w:val="18"/>
              </w:rPr>
              <w:t>Num. of Common Genes</w:t>
            </w:r>
          </w:p>
        </w:tc>
        <w:tc>
          <w:tcPr>
            <w:tcW w:w="1170" w:type="dxa"/>
          </w:tcPr>
          <w:p w:rsidR="00FF7B69" w:rsidRPr="0028385D" w:rsidRDefault="00FF7B69" w:rsidP="00FF7B69">
            <w:pPr>
              <w:rPr>
                <w:rFonts w:ascii="Times" w:hAnsi="Times"/>
                <w:b/>
                <w:bCs/>
                <w:sz w:val="18"/>
                <w:szCs w:val="18"/>
              </w:rPr>
            </w:pPr>
            <w:r w:rsidRPr="0028385D">
              <w:rPr>
                <w:rFonts w:ascii="Times" w:hAnsi="Times"/>
                <w:b/>
                <w:bCs/>
                <w:sz w:val="18"/>
                <w:szCs w:val="18"/>
              </w:rPr>
              <w:t>AUROC for each fold of CV</w:t>
            </w:r>
          </w:p>
        </w:tc>
        <w:tc>
          <w:tcPr>
            <w:tcW w:w="990" w:type="dxa"/>
            <w:shd w:val="clear" w:color="auto" w:fill="auto"/>
            <w:noWrap/>
            <w:vAlign w:val="bottom"/>
          </w:tcPr>
          <w:p w:rsidR="00FF7B69" w:rsidRPr="0028385D" w:rsidRDefault="00FF7B69" w:rsidP="00A10252">
            <w:pPr>
              <w:rPr>
                <w:rFonts w:ascii="Times" w:hAnsi="Times"/>
                <w:b/>
                <w:bCs/>
                <w:sz w:val="18"/>
                <w:szCs w:val="18"/>
              </w:rPr>
            </w:pPr>
            <w:r w:rsidRPr="0028385D">
              <w:rPr>
                <w:rFonts w:ascii="Times" w:hAnsi="Times"/>
                <w:b/>
                <w:bCs/>
                <w:sz w:val="18"/>
                <w:szCs w:val="18"/>
              </w:rPr>
              <w:t>Average AUROC</w:t>
            </w:r>
            <w:r w:rsidRPr="0028385D">
              <w:rPr>
                <w:rFonts w:ascii="Times" w:hAnsi="Times"/>
                <w:b/>
                <w:bCs/>
                <w:sz w:val="18"/>
                <w:szCs w:val="18"/>
              </w:rPr>
              <w:br/>
            </w:r>
          </w:p>
        </w:tc>
        <w:tc>
          <w:tcPr>
            <w:tcW w:w="1620" w:type="dxa"/>
          </w:tcPr>
          <w:p w:rsidR="00FF7B69" w:rsidRPr="0028385D" w:rsidRDefault="00FF7B69" w:rsidP="00A10252">
            <w:pPr>
              <w:rPr>
                <w:rFonts w:ascii="Times" w:hAnsi="Times"/>
                <w:b/>
                <w:bCs/>
                <w:sz w:val="18"/>
                <w:szCs w:val="18"/>
              </w:rPr>
            </w:pPr>
            <w:r w:rsidRPr="0028385D">
              <w:rPr>
                <w:rFonts w:ascii="Times" w:hAnsi="Times"/>
                <w:b/>
                <w:bCs/>
                <w:sz w:val="18"/>
                <w:szCs w:val="18"/>
              </w:rPr>
              <w:t>Predictor Category</w:t>
            </w:r>
          </w:p>
        </w:tc>
      </w:tr>
      <w:tr w:rsidR="006A3A5B" w:rsidRPr="005D69F1">
        <w:trPr>
          <w:trHeight w:val="252"/>
        </w:trPr>
        <w:tc>
          <w:tcPr>
            <w:tcW w:w="1820" w:type="dxa"/>
            <w:shd w:val="clear" w:color="auto" w:fill="E0E0E0"/>
            <w:noWrap/>
            <w:vAlign w:val="bottom"/>
          </w:tcPr>
          <w:p w:rsidR="00FF7B69" w:rsidRPr="0028385D" w:rsidRDefault="00FF7B69" w:rsidP="00A10252">
            <w:pPr>
              <w:rPr>
                <w:rFonts w:ascii="Times" w:hAnsi="Times"/>
                <w:b/>
                <w:sz w:val="18"/>
                <w:szCs w:val="18"/>
              </w:rPr>
            </w:pPr>
            <w:r w:rsidRPr="0028385D">
              <w:rPr>
                <w:rFonts w:ascii="Times" w:hAnsi="Times"/>
                <w:b/>
                <w:sz w:val="18"/>
                <w:szCs w:val="18"/>
              </w:rPr>
              <w:t xml:space="preserve">Huntington's Disease </w:t>
            </w:r>
            <w:proofErr w:type="spellStart"/>
            <w:r w:rsidR="005F4FA3" w:rsidRPr="0028385D">
              <w:rPr>
                <w:rFonts w:ascii="Times" w:hAnsi="Times"/>
                <w:b/>
                <w:sz w:val="18"/>
                <w:szCs w:val="18"/>
              </w:rPr>
              <w:t>m</w:t>
            </w:r>
            <w:r w:rsidRPr="0028385D">
              <w:rPr>
                <w:rFonts w:ascii="Times" w:hAnsi="Times"/>
                <w:b/>
                <w:sz w:val="18"/>
                <w:szCs w:val="18"/>
              </w:rPr>
              <w:t>ultinet</w:t>
            </w:r>
            <w:proofErr w:type="spellEnd"/>
          </w:p>
        </w:tc>
        <w:tc>
          <w:tcPr>
            <w:tcW w:w="1710" w:type="dxa"/>
            <w:shd w:val="clear" w:color="auto" w:fill="E0E0E0"/>
            <w:noWrap/>
            <w:vAlign w:val="bottom"/>
          </w:tcPr>
          <w:p w:rsidR="00FF7B69" w:rsidRPr="0028385D" w:rsidRDefault="00F4678E" w:rsidP="00A10252">
            <w:pPr>
              <w:jc w:val="right"/>
              <w:rPr>
                <w:rFonts w:ascii="Times" w:hAnsi="Times"/>
                <w:sz w:val="18"/>
                <w:szCs w:val="18"/>
              </w:rPr>
            </w:pPr>
            <w:r w:rsidRPr="0028385D">
              <w:rPr>
                <w:rFonts w:ascii="Times" w:hAnsi="Times"/>
                <w:sz w:val="18"/>
                <w:szCs w:val="18"/>
              </w:rPr>
              <w:t>4</w:t>
            </w:r>
          </w:p>
        </w:tc>
        <w:tc>
          <w:tcPr>
            <w:tcW w:w="117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15%</w:t>
            </w:r>
          </w:p>
        </w:tc>
        <w:tc>
          <w:tcPr>
            <w:tcW w:w="153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16</w:t>
            </w:r>
          </w:p>
        </w:tc>
        <w:tc>
          <w:tcPr>
            <w:tcW w:w="1170" w:type="dxa"/>
            <w:shd w:val="clear" w:color="auto" w:fill="E0E0E0"/>
          </w:tcPr>
          <w:p w:rsidR="00FF7B69" w:rsidRPr="0028385D" w:rsidRDefault="009D3A6A" w:rsidP="00A10252">
            <w:pPr>
              <w:jc w:val="right"/>
              <w:rPr>
                <w:rFonts w:ascii="Times" w:hAnsi="Times"/>
                <w:b/>
                <w:sz w:val="18"/>
                <w:szCs w:val="18"/>
              </w:rPr>
            </w:pPr>
            <w:r w:rsidRPr="0028385D">
              <w:rPr>
                <w:rFonts w:ascii="Times" w:hAnsi="Times"/>
                <w:b/>
                <w:sz w:val="18"/>
                <w:szCs w:val="18"/>
              </w:rPr>
              <w:t>0.857, 0.859, 0.804</w:t>
            </w:r>
          </w:p>
        </w:tc>
        <w:tc>
          <w:tcPr>
            <w:tcW w:w="990" w:type="dxa"/>
            <w:shd w:val="clear" w:color="auto" w:fill="E0E0E0"/>
            <w:noWrap/>
            <w:vAlign w:val="bottom"/>
          </w:tcPr>
          <w:p w:rsidR="00FF7B69" w:rsidRPr="0028385D" w:rsidRDefault="009D3A6A" w:rsidP="00A10252">
            <w:pPr>
              <w:jc w:val="right"/>
              <w:rPr>
                <w:rFonts w:ascii="Times" w:hAnsi="Times"/>
                <w:b/>
                <w:sz w:val="18"/>
                <w:szCs w:val="18"/>
              </w:rPr>
            </w:pPr>
            <w:r w:rsidRPr="0028385D">
              <w:rPr>
                <w:rFonts w:ascii="Times" w:hAnsi="Times"/>
                <w:b/>
                <w:sz w:val="18"/>
                <w:szCs w:val="18"/>
              </w:rPr>
              <w:t>0.840</w:t>
            </w:r>
          </w:p>
        </w:tc>
        <w:tc>
          <w:tcPr>
            <w:tcW w:w="1620" w:type="dxa"/>
            <w:shd w:val="clear" w:color="auto" w:fill="E0E0E0"/>
          </w:tcPr>
          <w:p w:rsidR="00FF7B69" w:rsidRPr="0028385D" w:rsidRDefault="00FF7B69" w:rsidP="0028385D">
            <w:pPr>
              <w:jc w:val="right"/>
              <w:rPr>
                <w:rFonts w:ascii="Times" w:hAnsi="Times"/>
                <w:b/>
                <w:color w:val="215868" w:themeColor="accent5" w:themeShade="80"/>
                <w:sz w:val="18"/>
                <w:szCs w:val="18"/>
              </w:rPr>
            </w:pPr>
            <w:r w:rsidRPr="0028385D">
              <w:rPr>
                <w:rFonts w:ascii="Times" w:hAnsi="Times"/>
                <w:b/>
                <w:color w:val="215868" w:themeColor="accent5" w:themeShade="80"/>
                <w:sz w:val="18"/>
                <w:szCs w:val="18"/>
              </w:rPr>
              <w:br/>
            </w:r>
            <w:r w:rsidR="0028385D">
              <w:rPr>
                <w:rFonts w:ascii="Times" w:hAnsi="Times"/>
                <w:b/>
                <w:color w:val="215868" w:themeColor="accent5" w:themeShade="80"/>
                <w:sz w:val="18"/>
                <w:szCs w:val="18"/>
              </w:rPr>
              <w:t>Good</w:t>
            </w:r>
          </w:p>
        </w:tc>
      </w:tr>
      <w:tr w:rsidR="00FF7B69" w:rsidRPr="00BF77F9">
        <w:trPr>
          <w:trHeight w:val="260"/>
        </w:trPr>
        <w:tc>
          <w:tcPr>
            <w:tcW w:w="1820" w:type="dxa"/>
            <w:shd w:val="clear" w:color="auto" w:fill="auto"/>
            <w:noWrap/>
            <w:vAlign w:val="bottom"/>
          </w:tcPr>
          <w:p w:rsidR="00FF7B69" w:rsidRPr="0028385D" w:rsidRDefault="00FF7B69" w:rsidP="005D69F1">
            <w:pPr>
              <w:rPr>
                <w:rFonts w:ascii="Times" w:hAnsi="Times"/>
                <w:sz w:val="18"/>
                <w:szCs w:val="18"/>
              </w:rPr>
            </w:pPr>
            <w:r w:rsidRPr="0028385D">
              <w:rPr>
                <w:rFonts w:ascii="Times" w:hAnsi="Times"/>
                <w:sz w:val="18"/>
                <w:szCs w:val="18"/>
              </w:rPr>
              <w:t xml:space="preserve">Huntington's Disease </w:t>
            </w:r>
            <w:r w:rsidR="005F4FA3" w:rsidRPr="0028385D">
              <w:rPr>
                <w:rFonts w:ascii="Times" w:hAnsi="Times"/>
                <w:sz w:val="18"/>
                <w:szCs w:val="18"/>
              </w:rPr>
              <w:t>s</w:t>
            </w:r>
            <w:r w:rsidRPr="0028385D">
              <w:rPr>
                <w:rFonts w:ascii="Times" w:hAnsi="Times"/>
                <w:sz w:val="18"/>
                <w:szCs w:val="18"/>
              </w:rPr>
              <w:t>ingle net</w:t>
            </w:r>
          </w:p>
        </w:tc>
        <w:tc>
          <w:tcPr>
            <w:tcW w:w="1710" w:type="dxa"/>
            <w:shd w:val="clear" w:color="auto" w:fill="auto"/>
            <w:noWrap/>
            <w:vAlign w:val="bottom"/>
          </w:tcPr>
          <w:p w:rsidR="00FF7B69" w:rsidRPr="0028385D" w:rsidRDefault="00F4678E" w:rsidP="00A10252">
            <w:pPr>
              <w:jc w:val="right"/>
              <w:rPr>
                <w:rFonts w:ascii="Times" w:hAnsi="Times"/>
                <w:sz w:val="18"/>
                <w:szCs w:val="18"/>
              </w:rPr>
            </w:pPr>
            <w:r w:rsidRPr="0028385D">
              <w:rPr>
                <w:rFonts w:ascii="Times" w:hAnsi="Times"/>
                <w:sz w:val="18"/>
                <w:szCs w:val="18"/>
              </w:rPr>
              <w:t>4</w:t>
            </w:r>
          </w:p>
        </w:tc>
        <w:tc>
          <w:tcPr>
            <w:tcW w:w="1170" w:type="dxa"/>
            <w:shd w:val="clear" w:color="auto" w:fill="auto"/>
            <w:noWrap/>
            <w:vAlign w:val="bottom"/>
          </w:tcPr>
          <w:p w:rsidR="00FF7B69" w:rsidRPr="0028385D" w:rsidRDefault="0092241F" w:rsidP="00A10252">
            <w:pPr>
              <w:jc w:val="right"/>
              <w:rPr>
                <w:rFonts w:ascii="Times" w:hAnsi="Times"/>
                <w:sz w:val="18"/>
                <w:szCs w:val="18"/>
              </w:rPr>
            </w:pPr>
            <w:r w:rsidRPr="0028385D">
              <w:rPr>
                <w:rFonts w:ascii="Times" w:hAnsi="Times"/>
                <w:sz w:val="18"/>
                <w:szCs w:val="18"/>
              </w:rPr>
              <w:t>15%</w:t>
            </w:r>
          </w:p>
        </w:tc>
        <w:tc>
          <w:tcPr>
            <w:tcW w:w="1530" w:type="dxa"/>
            <w:shd w:val="clear" w:color="auto" w:fill="auto"/>
            <w:noWrap/>
            <w:vAlign w:val="bottom"/>
          </w:tcPr>
          <w:p w:rsidR="00FF7B69" w:rsidRPr="0028385D" w:rsidRDefault="00FF7B69" w:rsidP="00A10252">
            <w:pPr>
              <w:jc w:val="right"/>
              <w:rPr>
                <w:rFonts w:ascii="Times" w:hAnsi="Times"/>
                <w:sz w:val="18"/>
                <w:szCs w:val="18"/>
              </w:rPr>
            </w:pPr>
          </w:p>
        </w:tc>
        <w:tc>
          <w:tcPr>
            <w:tcW w:w="1170" w:type="dxa"/>
          </w:tcPr>
          <w:p w:rsidR="00FF7B69" w:rsidRPr="0028385D" w:rsidRDefault="0092241F" w:rsidP="00A10252">
            <w:pPr>
              <w:jc w:val="right"/>
              <w:rPr>
                <w:rFonts w:ascii="Times" w:hAnsi="Times"/>
                <w:sz w:val="18"/>
                <w:szCs w:val="18"/>
              </w:rPr>
            </w:pPr>
            <w:r w:rsidRPr="0028385D">
              <w:rPr>
                <w:rFonts w:ascii="Times" w:hAnsi="Times"/>
                <w:sz w:val="18"/>
                <w:szCs w:val="18"/>
              </w:rPr>
              <w:t>0.577, 0.610, 0.588</w:t>
            </w:r>
          </w:p>
        </w:tc>
        <w:tc>
          <w:tcPr>
            <w:tcW w:w="990" w:type="dxa"/>
            <w:shd w:val="clear" w:color="auto" w:fill="auto"/>
            <w:noWrap/>
            <w:vAlign w:val="bottom"/>
          </w:tcPr>
          <w:p w:rsidR="00FF7B69" w:rsidRPr="0028385D" w:rsidRDefault="00FF7B69" w:rsidP="0092241F">
            <w:pPr>
              <w:jc w:val="right"/>
              <w:rPr>
                <w:rFonts w:ascii="Times" w:hAnsi="Times"/>
                <w:sz w:val="18"/>
                <w:szCs w:val="18"/>
              </w:rPr>
            </w:pPr>
            <w:r w:rsidRPr="0028385D">
              <w:rPr>
                <w:rFonts w:ascii="Times" w:hAnsi="Times"/>
                <w:sz w:val="18"/>
                <w:szCs w:val="18"/>
              </w:rPr>
              <w:t>0.</w:t>
            </w:r>
            <w:r w:rsidR="0092241F" w:rsidRPr="0028385D">
              <w:rPr>
                <w:rFonts w:ascii="Times" w:hAnsi="Times"/>
                <w:sz w:val="18"/>
                <w:szCs w:val="18"/>
              </w:rPr>
              <w:t>592</w:t>
            </w:r>
          </w:p>
        </w:tc>
        <w:tc>
          <w:tcPr>
            <w:tcW w:w="1620" w:type="dxa"/>
          </w:tcPr>
          <w:p w:rsidR="00FF7B69" w:rsidRPr="0028385D" w:rsidRDefault="00FF7B69" w:rsidP="00A10252">
            <w:pPr>
              <w:jc w:val="right"/>
              <w:rPr>
                <w:rFonts w:ascii="Times" w:hAnsi="Times"/>
                <w:color w:val="FF0000"/>
                <w:sz w:val="18"/>
                <w:szCs w:val="18"/>
              </w:rPr>
            </w:pPr>
            <w:r w:rsidRPr="0028385D">
              <w:rPr>
                <w:rFonts w:ascii="Times" w:hAnsi="Times"/>
                <w:color w:val="FF0000"/>
                <w:sz w:val="18"/>
                <w:szCs w:val="18"/>
              </w:rPr>
              <w:br/>
              <w:t>Poor</w:t>
            </w:r>
          </w:p>
        </w:tc>
      </w:tr>
      <w:tr w:rsidR="006A3A5B" w:rsidRPr="005D69F1">
        <w:trPr>
          <w:trHeight w:val="260"/>
        </w:trPr>
        <w:tc>
          <w:tcPr>
            <w:tcW w:w="1820" w:type="dxa"/>
            <w:shd w:val="clear" w:color="auto" w:fill="E0E0E0"/>
            <w:noWrap/>
            <w:vAlign w:val="bottom"/>
          </w:tcPr>
          <w:p w:rsidR="00FF7B69" w:rsidRPr="0028385D" w:rsidRDefault="00FF7B69" w:rsidP="00A10252">
            <w:pPr>
              <w:rPr>
                <w:rFonts w:ascii="Times" w:hAnsi="Times"/>
                <w:b/>
                <w:sz w:val="18"/>
                <w:szCs w:val="18"/>
              </w:rPr>
            </w:pPr>
            <w:r w:rsidRPr="0028385D">
              <w:rPr>
                <w:rFonts w:ascii="Times" w:hAnsi="Times"/>
                <w:b/>
                <w:sz w:val="18"/>
                <w:szCs w:val="18"/>
              </w:rPr>
              <w:t xml:space="preserve">Obesity </w:t>
            </w:r>
          </w:p>
          <w:p w:rsidR="00FF7B69" w:rsidRPr="0028385D" w:rsidRDefault="005F4FA3" w:rsidP="00A10252">
            <w:pPr>
              <w:rPr>
                <w:rFonts w:ascii="Times" w:hAnsi="Times"/>
                <w:b/>
                <w:sz w:val="18"/>
                <w:szCs w:val="18"/>
              </w:rPr>
            </w:pPr>
            <w:proofErr w:type="spellStart"/>
            <w:proofErr w:type="gramStart"/>
            <w:r w:rsidRPr="0028385D">
              <w:rPr>
                <w:rFonts w:ascii="Times" w:hAnsi="Times"/>
                <w:b/>
                <w:sz w:val="18"/>
                <w:szCs w:val="18"/>
              </w:rPr>
              <w:t>m</w:t>
            </w:r>
            <w:r w:rsidR="00FF7B69" w:rsidRPr="0028385D">
              <w:rPr>
                <w:rFonts w:ascii="Times" w:hAnsi="Times"/>
                <w:b/>
                <w:sz w:val="18"/>
                <w:szCs w:val="18"/>
              </w:rPr>
              <w:t>ultinet</w:t>
            </w:r>
            <w:proofErr w:type="spellEnd"/>
            <w:proofErr w:type="gramEnd"/>
          </w:p>
        </w:tc>
        <w:tc>
          <w:tcPr>
            <w:tcW w:w="1710" w:type="dxa"/>
            <w:shd w:val="clear" w:color="auto" w:fill="E0E0E0"/>
            <w:noWrap/>
            <w:vAlign w:val="bottom"/>
          </w:tcPr>
          <w:p w:rsidR="00FF7B69" w:rsidRPr="0028385D" w:rsidRDefault="00F4678E" w:rsidP="007C682E">
            <w:pPr>
              <w:jc w:val="right"/>
              <w:rPr>
                <w:rFonts w:ascii="Times" w:hAnsi="Times"/>
                <w:sz w:val="18"/>
                <w:szCs w:val="18"/>
              </w:rPr>
            </w:pPr>
            <w:r w:rsidRPr="0028385D">
              <w:rPr>
                <w:rFonts w:ascii="Times" w:hAnsi="Times"/>
                <w:sz w:val="18"/>
                <w:szCs w:val="18"/>
              </w:rPr>
              <w:t>12</w:t>
            </w:r>
          </w:p>
        </w:tc>
        <w:tc>
          <w:tcPr>
            <w:tcW w:w="117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35%</w:t>
            </w:r>
          </w:p>
        </w:tc>
        <w:tc>
          <w:tcPr>
            <w:tcW w:w="153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21</w:t>
            </w:r>
          </w:p>
        </w:tc>
        <w:tc>
          <w:tcPr>
            <w:tcW w:w="1170" w:type="dxa"/>
            <w:shd w:val="clear" w:color="auto" w:fill="E0E0E0"/>
          </w:tcPr>
          <w:p w:rsidR="00FF7B69" w:rsidRPr="0028385D" w:rsidRDefault="009D3A6A" w:rsidP="00A10252">
            <w:pPr>
              <w:jc w:val="right"/>
              <w:rPr>
                <w:rFonts w:ascii="Times" w:hAnsi="Times"/>
                <w:b/>
                <w:sz w:val="18"/>
                <w:szCs w:val="18"/>
              </w:rPr>
            </w:pPr>
            <w:r w:rsidRPr="0028385D">
              <w:rPr>
                <w:rFonts w:ascii="Times" w:hAnsi="Times"/>
                <w:b/>
                <w:sz w:val="18"/>
                <w:szCs w:val="18"/>
              </w:rPr>
              <w:t>0.840, 0.792, 0.800</w:t>
            </w:r>
          </w:p>
        </w:tc>
        <w:tc>
          <w:tcPr>
            <w:tcW w:w="99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0.783</w:t>
            </w:r>
          </w:p>
        </w:tc>
        <w:tc>
          <w:tcPr>
            <w:tcW w:w="1620" w:type="dxa"/>
            <w:shd w:val="clear" w:color="auto" w:fill="E0E0E0"/>
          </w:tcPr>
          <w:p w:rsidR="00FF7B69" w:rsidRPr="0028385D" w:rsidRDefault="00FF7B69" w:rsidP="00A10252">
            <w:pPr>
              <w:jc w:val="right"/>
              <w:rPr>
                <w:rFonts w:ascii="Times" w:hAnsi="Times"/>
                <w:b/>
                <w:color w:val="215868" w:themeColor="accent5" w:themeShade="80"/>
                <w:sz w:val="18"/>
                <w:szCs w:val="18"/>
              </w:rPr>
            </w:pPr>
            <w:r w:rsidRPr="0028385D">
              <w:rPr>
                <w:rFonts w:ascii="Times" w:hAnsi="Times"/>
                <w:b/>
                <w:color w:val="215868" w:themeColor="accent5" w:themeShade="80"/>
                <w:sz w:val="18"/>
                <w:szCs w:val="18"/>
              </w:rPr>
              <w:br/>
              <w:t>Fair</w:t>
            </w:r>
          </w:p>
        </w:tc>
      </w:tr>
      <w:tr w:rsidR="00FF7B69" w:rsidRPr="00BF77F9">
        <w:trPr>
          <w:trHeight w:val="260"/>
        </w:trPr>
        <w:tc>
          <w:tcPr>
            <w:tcW w:w="1820" w:type="dxa"/>
            <w:shd w:val="clear" w:color="auto" w:fill="auto"/>
            <w:noWrap/>
            <w:vAlign w:val="bottom"/>
          </w:tcPr>
          <w:p w:rsidR="00FF7B69" w:rsidRPr="0028385D" w:rsidRDefault="00FF7B69" w:rsidP="00A10252">
            <w:pPr>
              <w:rPr>
                <w:rFonts w:ascii="Times" w:hAnsi="Times"/>
                <w:sz w:val="18"/>
                <w:szCs w:val="18"/>
              </w:rPr>
            </w:pPr>
            <w:r w:rsidRPr="0028385D">
              <w:rPr>
                <w:rFonts w:ascii="Times" w:hAnsi="Times"/>
                <w:sz w:val="18"/>
                <w:szCs w:val="18"/>
              </w:rPr>
              <w:t xml:space="preserve">Obesity </w:t>
            </w:r>
          </w:p>
          <w:p w:rsidR="00FF7B69" w:rsidRPr="0028385D" w:rsidRDefault="005F4FA3" w:rsidP="00A10252">
            <w:pPr>
              <w:rPr>
                <w:rFonts w:ascii="Times" w:hAnsi="Times"/>
                <w:sz w:val="18"/>
                <w:szCs w:val="18"/>
              </w:rPr>
            </w:pPr>
            <w:proofErr w:type="gramStart"/>
            <w:r w:rsidRPr="0028385D">
              <w:rPr>
                <w:rFonts w:ascii="Times" w:hAnsi="Times"/>
                <w:sz w:val="18"/>
                <w:szCs w:val="18"/>
              </w:rPr>
              <w:t>s</w:t>
            </w:r>
            <w:r w:rsidR="00FF7B69" w:rsidRPr="0028385D">
              <w:rPr>
                <w:rFonts w:ascii="Times" w:hAnsi="Times"/>
                <w:sz w:val="18"/>
                <w:szCs w:val="18"/>
              </w:rPr>
              <w:t>ingle</w:t>
            </w:r>
            <w:proofErr w:type="gramEnd"/>
            <w:r w:rsidR="00FF7B69" w:rsidRPr="0028385D">
              <w:rPr>
                <w:rFonts w:ascii="Times" w:hAnsi="Times"/>
                <w:sz w:val="18"/>
                <w:szCs w:val="18"/>
              </w:rPr>
              <w:t xml:space="preserve"> net</w:t>
            </w:r>
          </w:p>
        </w:tc>
        <w:tc>
          <w:tcPr>
            <w:tcW w:w="1710" w:type="dxa"/>
            <w:shd w:val="clear" w:color="auto" w:fill="auto"/>
            <w:noWrap/>
            <w:vAlign w:val="bottom"/>
          </w:tcPr>
          <w:p w:rsidR="00FF7B69" w:rsidRPr="0028385D" w:rsidRDefault="00F4678E" w:rsidP="00A10252">
            <w:pPr>
              <w:jc w:val="right"/>
              <w:rPr>
                <w:rFonts w:ascii="Times" w:hAnsi="Times"/>
                <w:sz w:val="18"/>
                <w:szCs w:val="18"/>
              </w:rPr>
            </w:pPr>
            <w:r w:rsidRPr="0028385D">
              <w:rPr>
                <w:rFonts w:ascii="Times" w:hAnsi="Times"/>
                <w:sz w:val="18"/>
                <w:szCs w:val="18"/>
              </w:rPr>
              <w:t>12</w:t>
            </w:r>
          </w:p>
        </w:tc>
        <w:tc>
          <w:tcPr>
            <w:tcW w:w="1170" w:type="dxa"/>
            <w:shd w:val="clear" w:color="auto" w:fill="auto"/>
            <w:noWrap/>
            <w:vAlign w:val="bottom"/>
          </w:tcPr>
          <w:p w:rsidR="00FF7B69" w:rsidRPr="0028385D" w:rsidRDefault="0092241F" w:rsidP="00A10252">
            <w:pPr>
              <w:jc w:val="right"/>
              <w:rPr>
                <w:rFonts w:ascii="Times" w:hAnsi="Times"/>
                <w:sz w:val="18"/>
                <w:szCs w:val="18"/>
              </w:rPr>
            </w:pPr>
            <w:r w:rsidRPr="0028385D">
              <w:rPr>
                <w:rFonts w:ascii="Times" w:hAnsi="Times"/>
                <w:sz w:val="18"/>
                <w:szCs w:val="18"/>
              </w:rPr>
              <w:t>35%</w:t>
            </w:r>
          </w:p>
        </w:tc>
        <w:tc>
          <w:tcPr>
            <w:tcW w:w="1530" w:type="dxa"/>
            <w:shd w:val="clear" w:color="auto" w:fill="auto"/>
            <w:noWrap/>
            <w:vAlign w:val="bottom"/>
          </w:tcPr>
          <w:p w:rsidR="00FF7B69" w:rsidRPr="0028385D" w:rsidRDefault="00FF7B69" w:rsidP="00A10252">
            <w:pPr>
              <w:jc w:val="right"/>
              <w:rPr>
                <w:rFonts w:ascii="Times" w:hAnsi="Times"/>
                <w:sz w:val="18"/>
                <w:szCs w:val="18"/>
              </w:rPr>
            </w:pPr>
          </w:p>
        </w:tc>
        <w:tc>
          <w:tcPr>
            <w:tcW w:w="1170" w:type="dxa"/>
          </w:tcPr>
          <w:p w:rsidR="00FF7B69" w:rsidRPr="0028385D" w:rsidRDefault="0092241F" w:rsidP="00A10252">
            <w:pPr>
              <w:jc w:val="right"/>
              <w:rPr>
                <w:rFonts w:ascii="Times" w:hAnsi="Times"/>
                <w:sz w:val="18"/>
                <w:szCs w:val="18"/>
              </w:rPr>
            </w:pPr>
            <w:r w:rsidRPr="0028385D">
              <w:rPr>
                <w:rFonts w:ascii="Times" w:hAnsi="Times"/>
                <w:sz w:val="18"/>
                <w:szCs w:val="18"/>
              </w:rPr>
              <w:t>0.568, 0.571, 0.607</w:t>
            </w:r>
          </w:p>
        </w:tc>
        <w:tc>
          <w:tcPr>
            <w:tcW w:w="990" w:type="dxa"/>
            <w:shd w:val="clear" w:color="auto" w:fill="auto"/>
            <w:noWrap/>
            <w:vAlign w:val="bottom"/>
          </w:tcPr>
          <w:p w:rsidR="00FF7B69" w:rsidRPr="0028385D" w:rsidRDefault="00FF7B69" w:rsidP="00A10252">
            <w:pPr>
              <w:jc w:val="right"/>
              <w:rPr>
                <w:rFonts w:ascii="Times" w:hAnsi="Times"/>
                <w:sz w:val="18"/>
                <w:szCs w:val="18"/>
              </w:rPr>
            </w:pPr>
            <w:r w:rsidRPr="0028385D">
              <w:rPr>
                <w:rFonts w:ascii="Times" w:hAnsi="Times"/>
                <w:sz w:val="18"/>
                <w:szCs w:val="18"/>
              </w:rPr>
              <w:t>0.</w:t>
            </w:r>
            <w:r w:rsidR="0092241F" w:rsidRPr="0028385D">
              <w:rPr>
                <w:rFonts w:ascii="Times" w:hAnsi="Times"/>
                <w:sz w:val="18"/>
                <w:szCs w:val="18"/>
              </w:rPr>
              <w:t>582</w:t>
            </w:r>
          </w:p>
        </w:tc>
        <w:tc>
          <w:tcPr>
            <w:tcW w:w="1620" w:type="dxa"/>
          </w:tcPr>
          <w:p w:rsidR="00FF7B69" w:rsidRPr="0028385D" w:rsidRDefault="00FF7B69" w:rsidP="00AC7459">
            <w:pPr>
              <w:jc w:val="right"/>
              <w:rPr>
                <w:rFonts w:ascii="Times" w:hAnsi="Times"/>
                <w:color w:val="485A68"/>
                <w:sz w:val="18"/>
                <w:szCs w:val="18"/>
              </w:rPr>
            </w:pPr>
            <w:r w:rsidRPr="0028385D">
              <w:rPr>
                <w:rFonts w:ascii="Times" w:hAnsi="Times"/>
                <w:color w:val="FF0000"/>
                <w:sz w:val="18"/>
                <w:szCs w:val="18"/>
              </w:rPr>
              <w:br/>
            </w:r>
            <w:r w:rsidR="0092241F" w:rsidRPr="0028385D">
              <w:rPr>
                <w:rFonts w:ascii="Times" w:hAnsi="Times"/>
                <w:color w:val="FF0000"/>
                <w:sz w:val="18"/>
                <w:szCs w:val="18"/>
              </w:rPr>
              <w:t>Poor</w:t>
            </w:r>
          </w:p>
        </w:tc>
      </w:tr>
      <w:tr w:rsidR="006A3A5B" w:rsidRPr="005D69F1">
        <w:trPr>
          <w:trHeight w:val="260"/>
        </w:trPr>
        <w:tc>
          <w:tcPr>
            <w:tcW w:w="1820" w:type="dxa"/>
            <w:shd w:val="clear" w:color="auto" w:fill="E0E0E0"/>
            <w:noWrap/>
            <w:vAlign w:val="bottom"/>
          </w:tcPr>
          <w:p w:rsidR="00FF7B69" w:rsidRPr="0028385D" w:rsidRDefault="00FF7B69" w:rsidP="00A10252">
            <w:pPr>
              <w:rPr>
                <w:rFonts w:ascii="Times" w:hAnsi="Times"/>
                <w:b/>
                <w:sz w:val="18"/>
                <w:szCs w:val="18"/>
              </w:rPr>
            </w:pPr>
            <w:r w:rsidRPr="0028385D">
              <w:rPr>
                <w:rFonts w:ascii="Times" w:hAnsi="Times"/>
                <w:b/>
                <w:sz w:val="18"/>
                <w:szCs w:val="18"/>
              </w:rPr>
              <w:t xml:space="preserve">Leukemia </w:t>
            </w:r>
          </w:p>
          <w:p w:rsidR="00FF7B69" w:rsidRPr="0028385D" w:rsidRDefault="005F4FA3" w:rsidP="00A10252">
            <w:pPr>
              <w:rPr>
                <w:rFonts w:ascii="Times" w:hAnsi="Times"/>
                <w:b/>
                <w:sz w:val="18"/>
                <w:szCs w:val="18"/>
              </w:rPr>
            </w:pPr>
            <w:proofErr w:type="spellStart"/>
            <w:proofErr w:type="gramStart"/>
            <w:r w:rsidRPr="0028385D">
              <w:rPr>
                <w:rFonts w:ascii="Times" w:hAnsi="Times"/>
                <w:b/>
                <w:sz w:val="18"/>
                <w:szCs w:val="18"/>
              </w:rPr>
              <w:t>m</w:t>
            </w:r>
            <w:r w:rsidR="00FF7B69" w:rsidRPr="0028385D">
              <w:rPr>
                <w:rFonts w:ascii="Times" w:hAnsi="Times"/>
                <w:b/>
                <w:sz w:val="18"/>
                <w:szCs w:val="18"/>
              </w:rPr>
              <w:t>ultinet</w:t>
            </w:r>
            <w:proofErr w:type="spellEnd"/>
            <w:proofErr w:type="gramEnd"/>
          </w:p>
        </w:tc>
        <w:tc>
          <w:tcPr>
            <w:tcW w:w="1710" w:type="dxa"/>
            <w:shd w:val="clear" w:color="auto" w:fill="E0E0E0"/>
            <w:noWrap/>
            <w:vAlign w:val="bottom"/>
          </w:tcPr>
          <w:p w:rsidR="00FF7B69" w:rsidRPr="0028385D" w:rsidRDefault="007C682E" w:rsidP="00F4678E">
            <w:pPr>
              <w:jc w:val="right"/>
              <w:rPr>
                <w:rFonts w:ascii="Times" w:hAnsi="Times"/>
                <w:sz w:val="18"/>
                <w:szCs w:val="18"/>
              </w:rPr>
            </w:pPr>
            <w:r w:rsidRPr="0028385D">
              <w:rPr>
                <w:rFonts w:ascii="Times" w:hAnsi="Times"/>
                <w:sz w:val="18"/>
                <w:szCs w:val="18"/>
              </w:rPr>
              <w:t xml:space="preserve">12 </w:t>
            </w:r>
          </w:p>
        </w:tc>
        <w:tc>
          <w:tcPr>
            <w:tcW w:w="117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25%</w:t>
            </w:r>
          </w:p>
        </w:tc>
        <w:tc>
          <w:tcPr>
            <w:tcW w:w="153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13</w:t>
            </w:r>
          </w:p>
        </w:tc>
        <w:tc>
          <w:tcPr>
            <w:tcW w:w="1170" w:type="dxa"/>
            <w:shd w:val="clear" w:color="auto" w:fill="E0E0E0"/>
          </w:tcPr>
          <w:p w:rsidR="00FF7B69" w:rsidRPr="0028385D" w:rsidRDefault="009D3A6A" w:rsidP="00A10252">
            <w:pPr>
              <w:jc w:val="right"/>
              <w:rPr>
                <w:rFonts w:ascii="Times" w:hAnsi="Times"/>
                <w:b/>
                <w:sz w:val="18"/>
                <w:szCs w:val="18"/>
              </w:rPr>
            </w:pPr>
            <w:r w:rsidRPr="0028385D">
              <w:rPr>
                <w:rFonts w:ascii="Times" w:hAnsi="Times"/>
                <w:b/>
                <w:sz w:val="18"/>
                <w:szCs w:val="18"/>
              </w:rPr>
              <w:t>0.796, 0.759, 0.743</w:t>
            </w:r>
          </w:p>
        </w:tc>
        <w:tc>
          <w:tcPr>
            <w:tcW w:w="99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0.774</w:t>
            </w:r>
          </w:p>
        </w:tc>
        <w:tc>
          <w:tcPr>
            <w:tcW w:w="1620" w:type="dxa"/>
            <w:shd w:val="clear" w:color="auto" w:fill="E0E0E0"/>
          </w:tcPr>
          <w:p w:rsidR="00FF7B69" w:rsidRPr="0028385D" w:rsidRDefault="00FF7B69" w:rsidP="00A10252">
            <w:pPr>
              <w:jc w:val="right"/>
              <w:rPr>
                <w:rFonts w:ascii="Times" w:hAnsi="Times"/>
                <w:b/>
                <w:color w:val="215868" w:themeColor="accent5" w:themeShade="80"/>
                <w:sz w:val="18"/>
                <w:szCs w:val="18"/>
              </w:rPr>
            </w:pPr>
            <w:r w:rsidRPr="0028385D">
              <w:rPr>
                <w:rFonts w:ascii="Times" w:hAnsi="Times"/>
                <w:b/>
                <w:color w:val="215868" w:themeColor="accent5" w:themeShade="80"/>
                <w:sz w:val="18"/>
                <w:szCs w:val="18"/>
              </w:rPr>
              <w:br/>
              <w:t>Fair</w:t>
            </w:r>
          </w:p>
        </w:tc>
      </w:tr>
      <w:tr w:rsidR="00FF7B69" w:rsidRPr="00BF77F9">
        <w:trPr>
          <w:trHeight w:val="260"/>
        </w:trPr>
        <w:tc>
          <w:tcPr>
            <w:tcW w:w="1820" w:type="dxa"/>
            <w:shd w:val="clear" w:color="auto" w:fill="auto"/>
            <w:noWrap/>
            <w:vAlign w:val="bottom"/>
          </w:tcPr>
          <w:p w:rsidR="00FF7B69" w:rsidRPr="0028385D" w:rsidRDefault="00FF7B69" w:rsidP="00A10252">
            <w:pPr>
              <w:rPr>
                <w:rFonts w:ascii="Times" w:hAnsi="Times"/>
                <w:sz w:val="18"/>
                <w:szCs w:val="18"/>
              </w:rPr>
            </w:pPr>
            <w:r w:rsidRPr="0028385D">
              <w:rPr>
                <w:rFonts w:ascii="Times" w:hAnsi="Times"/>
                <w:sz w:val="18"/>
                <w:szCs w:val="18"/>
              </w:rPr>
              <w:t xml:space="preserve">Leukemia </w:t>
            </w:r>
          </w:p>
          <w:p w:rsidR="00FF7B69" w:rsidRPr="0028385D" w:rsidRDefault="005F4FA3" w:rsidP="00A10252">
            <w:pPr>
              <w:rPr>
                <w:rFonts w:ascii="Times" w:hAnsi="Times"/>
                <w:sz w:val="18"/>
                <w:szCs w:val="18"/>
              </w:rPr>
            </w:pPr>
            <w:proofErr w:type="gramStart"/>
            <w:r w:rsidRPr="0028385D">
              <w:rPr>
                <w:rFonts w:ascii="Times" w:hAnsi="Times"/>
                <w:sz w:val="18"/>
                <w:szCs w:val="18"/>
              </w:rPr>
              <w:t>s</w:t>
            </w:r>
            <w:r w:rsidR="00FF7B69" w:rsidRPr="0028385D">
              <w:rPr>
                <w:rFonts w:ascii="Times" w:hAnsi="Times"/>
                <w:sz w:val="18"/>
                <w:szCs w:val="18"/>
              </w:rPr>
              <w:t>ingle</w:t>
            </w:r>
            <w:proofErr w:type="gramEnd"/>
            <w:r w:rsidR="00FF7B69" w:rsidRPr="0028385D">
              <w:rPr>
                <w:rFonts w:ascii="Times" w:hAnsi="Times"/>
                <w:sz w:val="18"/>
                <w:szCs w:val="18"/>
              </w:rPr>
              <w:t xml:space="preserve"> net</w:t>
            </w:r>
          </w:p>
        </w:tc>
        <w:tc>
          <w:tcPr>
            <w:tcW w:w="1710" w:type="dxa"/>
            <w:shd w:val="clear" w:color="auto" w:fill="auto"/>
            <w:noWrap/>
            <w:vAlign w:val="bottom"/>
          </w:tcPr>
          <w:p w:rsidR="00FF7B69" w:rsidRPr="0028385D" w:rsidRDefault="007C682E" w:rsidP="00F4678E">
            <w:pPr>
              <w:jc w:val="right"/>
              <w:rPr>
                <w:rFonts w:ascii="Times" w:hAnsi="Times"/>
                <w:sz w:val="18"/>
                <w:szCs w:val="18"/>
              </w:rPr>
            </w:pPr>
            <w:r w:rsidRPr="0028385D">
              <w:rPr>
                <w:rFonts w:ascii="Times" w:hAnsi="Times"/>
                <w:sz w:val="18"/>
                <w:szCs w:val="18"/>
              </w:rPr>
              <w:t xml:space="preserve">12 </w:t>
            </w:r>
          </w:p>
        </w:tc>
        <w:tc>
          <w:tcPr>
            <w:tcW w:w="1170" w:type="dxa"/>
            <w:shd w:val="clear" w:color="auto" w:fill="auto"/>
            <w:noWrap/>
            <w:vAlign w:val="bottom"/>
          </w:tcPr>
          <w:p w:rsidR="00FF7B69" w:rsidRPr="0028385D" w:rsidRDefault="0092241F" w:rsidP="00A10252">
            <w:pPr>
              <w:jc w:val="right"/>
              <w:rPr>
                <w:rFonts w:ascii="Times" w:hAnsi="Times"/>
                <w:sz w:val="18"/>
                <w:szCs w:val="18"/>
              </w:rPr>
            </w:pPr>
            <w:r w:rsidRPr="0028385D">
              <w:rPr>
                <w:rFonts w:ascii="Times" w:hAnsi="Times"/>
                <w:sz w:val="18"/>
                <w:szCs w:val="18"/>
              </w:rPr>
              <w:t>25%</w:t>
            </w:r>
          </w:p>
        </w:tc>
        <w:tc>
          <w:tcPr>
            <w:tcW w:w="1530" w:type="dxa"/>
            <w:shd w:val="clear" w:color="auto" w:fill="auto"/>
            <w:noWrap/>
            <w:vAlign w:val="bottom"/>
          </w:tcPr>
          <w:p w:rsidR="00FF7B69" w:rsidRPr="0028385D" w:rsidRDefault="00FF7B69" w:rsidP="00A10252">
            <w:pPr>
              <w:jc w:val="right"/>
              <w:rPr>
                <w:rFonts w:ascii="Times" w:hAnsi="Times"/>
                <w:sz w:val="18"/>
                <w:szCs w:val="18"/>
              </w:rPr>
            </w:pPr>
          </w:p>
        </w:tc>
        <w:tc>
          <w:tcPr>
            <w:tcW w:w="1170" w:type="dxa"/>
          </w:tcPr>
          <w:p w:rsidR="00FF7B69" w:rsidRPr="0028385D" w:rsidRDefault="0092241F" w:rsidP="00AC7459">
            <w:pPr>
              <w:jc w:val="right"/>
              <w:rPr>
                <w:rFonts w:ascii="Times" w:hAnsi="Times"/>
                <w:sz w:val="18"/>
                <w:szCs w:val="18"/>
              </w:rPr>
            </w:pPr>
            <w:r w:rsidRPr="0028385D">
              <w:rPr>
                <w:rFonts w:ascii="Times" w:hAnsi="Times"/>
                <w:sz w:val="18"/>
                <w:szCs w:val="18"/>
              </w:rPr>
              <w:t>0.506, 0.538, 0.561</w:t>
            </w:r>
          </w:p>
        </w:tc>
        <w:tc>
          <w:tcPr>
            <w:tcW w:w="990" w:type="dxa"/>
            <w:shd w:val="clear" w:color="auto" w:fill="auto"/>
            <w:noWrap/>
            <w:vAlign w:val="bottom"/>
          </w:tcPr>
          <w:p w:rsidR="00FF7B69" w:rsidRPr="0028385D" w:rsidRDefault="00FF7B69" w:rsidP="00AC7459">
            <w:pPr>
              <w:jc w:val="right"/>
              <w:rPr>
                <w:rFonts w:ascii="Times" w:hAnsi="Times"/>
                <w:sz w:val="18"/>
                <w:szCs w:val="18"/>
              </w:rPr>
            </w:pPr>
            <w:r w:rsidRPr="0028385D">
              <w:rPr>
                <w:rFonts w:ascii="Times" w:hAnsi="Times"/>
                <w:sz w:val="18"/>
                <w:szCs w:val="18"/>
              </w:rPr>
              <w:t>0.</w:t>
            </w:r>
            <w:r w:rsidR="0092241F" w:rsidRPr="0028385D">
              <w:rPr>
                <w:rFonts w:ascii="Times" w:hAnsi="Times"/>
                <w:sz w:val="18"/>
                <w:szCs w:val="18"/>
              </w:rPr>
              <w:t>535</w:t>
            </w:r>
          </w:p>
        </w:tc>
        <w:tc>
          <w:tcPr>
            <w:tcW w:w="1620" w:type="dxa"/>
          </w:tcPr>
          <w:p w:rsidR="00FF7B69" w:rsidRPr="0028385D" w:rsidRDefault="00FF7B69" w:rsidP="00A10252">
            <w:pPr>
              <w:jc w:val="right"/>
              <w:rPr>
                <w:rFonts w:ascii="Times" w:hAnsi="Times"/>
                <w:color w:val="FF0000"/>
                <w:sz w:val="18"/>
                <w:szCs w:val="18"/>
              </w:rPr>
            </w:pPr>
            <w:r w:rsidRPr="0028385D">
              <w:rPr>
                <w:rFonts w:ascii="Times" w:hAnsi="Times"/>
                <w:color w:val="FF0000"/>
                <w:sz w:val="18"/>
                <w:szCs w:val="18"/>
              </w:rPr>
              <w:br/>
            </w:r>
            <w:r w:rsidR="0092241F" w:rsidRPr="0028385D">
              <w:rPr>
                <w:rFonts w:ascii="Times" w:hAnsi="Times"/>
                <w:color w:val="FF0000"/>
                <w:sz w:val="18"/>
                <w:szCs w:val="18"/>
              </w:rPr>
              <w:t>Poor</w:t>
            </w:r>
          </w:p>
        </w:tc>
      </w:tr>
      <w:tr w:rsidR="006A3A5B" w:rsidRPr="005D69F1">
        <w:trPr>
          <w:trHeight w:val="260"/>
        </w:trPr>
        <w:tc>
          <w:tcPr>
            <w:tcW w:w="1820" w:type="dxa"/>
            <w:shd w:val="clear" w:color="auto" w:fill="E0E0E0"/>
            <w:noWrap/>
            <w:vAlign w:val="bottom"/>
          </w:tcPr>
          <w:p w:rsidR="00FF7B69" w:rsidRPr="0028385D" w:rsidRDefault="00FF7B69" w:rsidP="00A10252">
            <w:pPr>
              <w:rPr>
                <w:rFonts w:ascii="Times" w:hAnsi="Times"/>
                <w:b/>
                <w:sz w:val="18"/>
                <w:szCs w:val="18"/>
              </w:rPr>
            </w:pPr>
            <w:r w:rsidRPr="0028385D">
              <w:rPr>
                <w:rFonts w:ascii="Times" w:hAnsi="Times"/>
                <w:b/>
                <w:sz w:val="18"/>
                <w:szCs w:val="18"/>
              </w:rPr>
              <w:t xml:space="preserve">Lymphoma </w:t>
            </w:r>
          </w:p>
          <w:p w:rsidR="00FF7B69" w:rsidRPr="0028385D" w:rsidRDefault="005F4FA3" w:rsidP="00A10252">
            <w:pPr>
              <w:rPr>
                <w:rFonts w:ascii="Times" w:hAnsi="Times"/>
                <w:b/>
                <w:sz w:val="18"/>
                <w:szCs w:val="18"/>
              </w:rPr>
            </w:pPr>
            <w:proofErr w:type="spellStart"/>
            <w:proofErr w:type="gramStart"/>
            <w:r w:rsidRPr="0028385D">
              <w:rPr>
                <w:rFonts w:ascii="Times" w:hAnsi="Times"/>
                <w:b/>
                <w:sz w:val="18"/>
                <w:szCs w:val="18"/>
              </w:rPr>
              <w:t>m</w:t>
            </w:r>
            <w:r w:rsidR="00FF7B69" w:rsidRPr="0028385D">
              <w:rPr>
                <w:rFonts w:ascii="Times" w:hAnsi="Times"/>
                <w:b/>
                <w:sz w:val="18"/>
                <w:szCs w:val="18"/>
              </w:rPr>
              <w:t>ultinet</w:t>
            </w:r>
            <w:proofErr w:type="spellEnd"/>
            <w:proofErr w:type="gramEnd"/>
          </w:p>
        </w:tc>
        <w:tc>
          <w:tcPr>
            <w:tcW w:w="1710" w:type="dxa"/>
            <w:shd w:val="clear" w:color="auto" w:fill="E0E0E0"/>
            <w:noWrap/>
            <w:vAlign w:val="bottom"/>
          </w:tcPr>
          <w:p w:rsidR="00FF7B69" w:rsidRPr="0028385D" w:rsidRDefault="007C682E" w:rsidP="00F4678E">
            <w:pPr>
              <w:jc w:val="right"/>
              <w:rPr>
                <w:rFonts w:ascii="Times" w:hAnsi="Times"/>
                <w:sz w:val="18"/>
                <w:szCs w:val="18"/>
              </w:rPr>
            </w:pPr>
            <w:r w:rsidRPr="0028385D">
              <w:rPr>
                <w:rFonts w:ascii="Times" w:hAnsi="Times"/>
                <w:sz w:val="18"/>
                <w:szCs w:val="18"/>
              </w:rPr>
              <w:t xml:space="preserve">6 </w:t>
            </w:r>
          </w:p>
        </w:tc>
        <w:tc>
          <w:tcPr>
            <w:tcW w:w="117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15%</w:t>
            </w:r>
          </w:p>
        </w:tc>
        <w:tc>
          <w:tcPr>
            <w:tcW w:w="153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27</w:t>
            </w:r>
          </w:p>
        </w:tc>
        <w:tc>
          <w:tcPr>
            <w:tcW w:w="1170" w:type="dxa"/>
            <w:shd w:val="clear" w:color="auto" w:fill="E0E0E0"/>
          </w:tcPr>
          <w:p w:rsidR="00FF7B69" w:rsidRPr="0028385D" w:rsidRDefault="009D3A6A" w:rsidP="00A10252">
            <w:pPr>
              <w:jc w:val="right"/>
              <w:rPr>
                <w:rFonts w:ascii="Times" w:hAnsi="Times"/>
                <w:b/>
                <w:sz w:val="18"/>
                <w:szCs w:val="18"/>
              </w:rPr>
            </w:pPr>
            <w:r w:rsidRPr="0028385D">
              <w:rPr>
                <w:rFonts w:ascii="Times" w:hAnsi="Times"/>
                <w:b/>
                <w:sz w:val="18"/>
                <w:szCs w:val="18"/>
              </w:rPr>
              <w:t>0.763, 0.829, 0.852</w:t>
            </w:r>
          </w:p>
        </w:tc>
        <w:tc>
          <w:tcPr>
            <w:tcW w:w="990" w:type="dxa"/>
            <w:shd w:val="clear" w:color="auto" w:fill="E0E0E0"/>
            <w:noWrap/>
            <w:vAlign w:val="bottom"/>
          </w:tcPr>
          <w:p w:rsidR="00FF7B69" w:rsidRPr="0028385D" w:rsidRDefault="00FF7B69" w:rsidP="00A10252">
            <w:pPr>
              <w:jc w:val="right"/>
              <w:rPr>
                <w:rFonts w:ascii="Times" w:hAnsi="Times"/>
                <w:b/>
                <w:sz w:val="18"/>
                <w:szCs w:val="18"/>
              </w:rPr>
            </w:pPr>
            <w:r w:rsidRPr="0028385D">
              <w:rPr>
                <w:rFonts w:ascii="Times" w:hAnsi="Times"/>
                <w:b/>
                <w:sz w:val="18"/>
                <w:szCs w:val="18"/>
              </w:rPr>
              <w:t>0.867</w:t>
            </w:r>
          </w:p>
        </w:tc>
        <w:tc>
          <w:tcPr>
            <w:tcW w:w="1620" w:type="dxa"/>
            <w:shd w:val="clear" w:color="auto" w:fill="E0E0E0"/>
          </w:tcPr>
          <w:p w:rsidR="00FF7B69" w:rsidRPr="0028385D" w:rsidRDefault="00FF7B69" w:rsidP="00A10252">
            <w:pPr>
              <w:jc w:val="right"/>
              <w:rPr>
                <w:rFonts w:ascii="Times" w:hAnsi="Times"/>
                <w:b/>
                <w:color w:val="008000"/>
                <w:sz w:val="18"/>
                <w:szCs w:val="18"/>
              </w:rPr>
            </w:pPr>
            <w:r w:rsidRPr="0028385D">
              <w:rPr>
                <w:rFonts w:ascii="Times" w:hAnsi="Times"/>
                <w:b/>
                <w:color w:val="008000"/>
                <w:sz w:val="18"/>
                <w:szCs w:val="18"/>
              </w:rPr>
              <w:br/>
              <w:t>Good</w:t>
            </w:r>
          </w:p>
        </w:tc>
      </w:tr>
      <w:tr w:rsidR="00FF7B69" w:rsidRPr="00BF77F9">
        <w:trPr>
          <w:trHeight w:val="260"/>
        </w:trPr>
        <w:tc>
          <w:tcPr>
            <w:tcW w:w="1820" w:type="dxa"/>
            <w:shd w:val="clear" w:color="auto" w:fill="auto"/>
            <w:noWrap/>
            <w:vAlign w:val="bottom"/>
          </w:tcPr>
          <w:p w:rsidR="00FF7B69" w:rsidRPr="0028385D" w:rsidRDefault="00FF7B69" w:rsidP="00A10252">
            <w:pPr>
              <w:rPr>
                <w:rFonts w:ascii="Times" w:hAnsi="Times"/>
                <w:sz w:val="18"/>
                <w:szCs w:val="18"/>
              </w:rPr>
            </w:pPr>
            <w:r w:rsidRPr="0028385D">
              <w:rPr>
                <w:rFonts w:ascii="Times" w:hAnsi="Times"/>
                <w:sz w:val="18"/>
                <w:szCs w:val="18"/>
              </w:rPr>
              <w:t xml:space="preserve">Lymphoma </w:t>
            </w:r>
          </w:p>
          <w:p w:rsidR="00FF7B69" w:rsidRPr="0028385D" w:rsidRDefault="005F4FA3" w:rsidP="00A10252">
            <w:pPr>
              <w:rPr>
                <w:rFonts w:ascii="Times" w:hAnsi="Times"/>
                <w:sz w:val="18"/>
                <w:szCs w:val="18"/>
              </w:rPr>
            </w:pPr>
            <w:proofErr w:type="gramStart"/>
            <w:r w:rsidRPr="0028385D">
              <w:rPr>
                <w:rFonts w:ascii="Times" w:hAnsi="Times"/>
                <w:sz w:val="18"/>
                <w:szCs w:val="18"/>
              </w:rPr>
              <w:t>s</w:t>
            </w:r>
            <w:r w:rsidR="00FF7B69" w:rsidRPr="0028385D">
              <w:rPr>
                <w:rFonts w:ascii="Times" w:hAnsi="Times"/>
                <w:sz w:val="18"/>
                <w:szCs w:val="18"/>
              </w:rPr>
              <w:t>ingle</w:t>
            </w:r>
            <w:proofErr w:type="gramEnd"/>
            <w:r w:rsidR="00FF7B69" w:rsidRPr="0028385D">
              <w:rPr>
                <w:rFonts w:ascii="Times" w:hAnsi="Times"/>
                <w:sz w:val="18"/>
                <w:szCs w:val="18"/>
              </w:rPr>
              <w:t xml:space="preserve"> net</w:t>
            </w:r>
          </w:p>
        </w:tc>
        <w:tc>
          <w:tcPr>
            <w:tcW w:w="1710" w:type="dxa"/>
            <w:shd w:val="clear" w:color="auto" w:fill="auto"/>
            <w:noWrap/>
            <w:vAlign w:val="bottom"/>
          </w:tcPr>
          <w:p w:rsidR="00FF7B69" w:rsidRPr="0028385D" w:rsidRDefault="00F4678E" w:rsidP="00A10252">
            <w:pPr>
              <w:jc w:val="right"/>
              <w:rPr>
                <w:rFonts w:ascii="Times" w:hAnsi="Times"/>
                <w:sz w:val="18"/>
                <w:szCs w:val="18"/>
              </w:rPr>
            </w:pPr>
            <w:r w:rsidRPr="0028385D">
              <w:rPr>
                <w:rFonts w:ascii="Times" w:hAnsi="Times"/>
                <w:sz w:val="18"/>
                <w:szCs w:val="18"/>
              </w:rPr>
              <w:t>6</w:t>
            </w:r>
            <w:r w:rsidR="007C682E" w:rsidRPr="0028385D" w:rsidDel="00D64774">
              <w:rPr>
                <w:rFonts w:ascii="Times" w:hAnsi="Times"/>
                <w:sz w:val="18"/>
                <w:szCs w:val="18"/>
              </w:rPr>
              <w:t xml:space="preserve"> </w:t>
            </w:r>
          </w:p>
        </w:tc>
        <w:tc>
          <w:tcPr>
            <w:tcW w:w="1170" w:type="dxa"/>
            <w:shd w:val="clear" w:color="auto" w:fill="auto"/>
            <w:noWrap/>
            <w:vAlign w:val="bottom"/>
          </w:tcPr>
          <w:p w:rsidR="00FF7B69" w:rsidRPr="0028385D" w:rsidRDefault="0092241F" w:rsidP="00A10252">
            <w:pPr>
              <w:jc w:val="right"/>
              <w:rPr>
                <w:rFonts w:ascii="Times" w:hAnsi="Times"/>
                <w:sz w:val="18"/>
                <w:szCs w:val="18"/>
              </w:rPr>
            </w:pPr>
            <w:r w:rsidRPr="0028385D">
              <w:rPr>
                <w:rFonts w:ascii="Times" w:hAnsi="Times"/>
                <w:sz w:val="18"/>
                <w:szCs w:val="18"/>
              </w:rPr>
              <w:t>15%</w:t>
            </w:r>
          </w:p>
        </w:tc>
        <w:tc>
          <w:tcPr>
            <w:tcW w:w="1530" w:type="dxa"/>
            <w:shd w:val="clear" w:color="auto" w:fill="auto"/>
            <w:noWrap/>
            <w:vAlign w:val="bottom"/>
          </w:tcPr>
          <w:p w:rsidR="00FF7B69" w:rsidRPr="0028385D" w:rsidRDefault="00FF7B69" w:rsidP="00A10252">
            <w:pPr>
              <w:jc w:val="right"/>
              <w:rPr>
                <w:rFonts w:ascii="Times" w:hAnsi="Times"/>
                <w:sz w:val="18"/>
                <w:szCs w:val="18"/>
              </w:rPr>
            </w:pPr>
          </w:p>
        </w:tc>
        <w:tc>
          <w:tcPr>
            <w:tcW w:w="1170" w:type="dxa"/>
          </w:tcPr>
          <w:p w:rsidR="00FF7B69" w:rsidRPr="0028385D" w:rsidRDefault="0092241F" w:rsidP="00A10252">
            <w:pPr>
              <w:jc w:val="right"/>
              <w:rPr>
                <w:rFonts w:ascii="Times" w:hAnsi="Times"/>
                <w:sz w:val="18"/>
                <w:szCs w:val="18"/>
              </w:rPr>
            </w:pPr>
            <w:r w:rsidRPr="0028385D">
              <w:rPr>
                <w:rFonts w:ascii="Times" w:hAnsi="Times"/>
                <w:sz w:val="18"/>
                <w:szCs w:val="18"/>
              </w:rPr>
              <w:t>0.591, 0.640, 0.566</w:t>
            </w:r>
          </w:p>
        </w:tc>
        <w:tc>
          <w:tcPr>
            <w:tcW w:w="990" w:type="dxa"/>
            <w:shd w:val="clear" w:color="auto" w:fill="auto"/>
            <w:noWrap/>
            <w:vAlign w:val="bottom"/>
          </w:tcPr>
          <w:p w:rsidR="00FF7B69" w:rsidRPr="0028385D" w:rsidRDefault="00FF7B69" w:rsidP="00A10252">
            <w:pPr>
              <w:jc w:val="right"/>
              <w:rPr>
                <w:rFonts w:ascii="Times" w:hAnsi="Times"/>
                <w:sz w:val="18"/>
                <w:szCs w:val="18"/>
              </w:rPr>
            </w:pPr>
            <w:r w:rsidRPr="0028385D">
              <w:rPr>
                <w:rFonts w:ascii="Times" w:hAnsi="Times"/>
                <w:sz w:val="18"/>
                <w:szCs w:val="18"/>
              </w:rPr>
              <w:t>0.</w:t>
            </w:r>
            <w:r w:rsidR="0092241F" w:rsidRPr="0028385D">
              <w:rPr>
                <w:rFonts w:ascii="Times" w:hAnsi="Times"/>
                <w:sz w:val="18"/>
                <w:szCs w:val="18"/>
              </w:rPr>
              <w:t>599</w:t>
            </w:r>
          </w:p>
        </w:tc>
        <w:tc>
          <w:tcPr>
            <w:tcW w:w="1620" w:type="dxa"/>
          </w:tcPr>
          <w:p w:rsidR="00FF7B69" w:rsidRPr="0028385D" w:rsidRDefault="00FF7B69" w:rsidP="00A10252">
            <w:pPr>
              <w:jc w:val="right"/>
              <w:rPr>
                <w:rFonts w:ascii="Times" w:hAnsi="Times"/>
                <w:color w:val="215868" w:themeColor="accent5" w:themeShade="80"/>
                <w:sz w:val="18"/>
                <w:szCs w:val="18"/>
              </w:rPr>
            </w:pPr>
            <w:r w:rsidRPr="0028385D">
              <w:rPr>
                <w:rFonts w:ascii="Times" w:hAnsi="Times"/>
                <w:color w:val="215868" w:themeColor="accent5" w:themeShade="80"/>
                <w:sz w:val="18"/>
                <w:szCs w:val="18"/>
              </w:rPr>
              <w:br/>
            </w:r>
            <w:r w:rsidR="0092241F" w:rsidRPr="0028385D">
              <w:rPr>
                <w:rFonts w:ascii="Times" w:hAnsi="Times"/>
                <w:color w:val="FF0000"/>
                <w:sz w:val="18"/>
                <w:szCs w:val="18"/>
              </w:rPr>
              <w:t>Poor</w:t>
            </w:r>
          </w:p>
        </w:tc>
      </w:tr>
    </w:tbl>
    <w:p w:rsidR="00333685" w:rsidRPr="00BF77F9" w:rsidRDefault="00333685" w:rsidP="00A10252">
      <w:pPr>
        <w:jc w:val="both"/>
        <w:rPr>
          <w:rFonts w:ascii="Times" w:hAnsi="Times"/>
          <w:b/>
          <w:sz w:val="20"/>
        </w:rPr>
        <w:sectPr w:rsidR="00333685" w:rsidRPr="00BF77F9">
          <w:type w:val="continuous"/>
          <w:pgSz w:w="12240" w:h="15840"/>
          <w:pgMar w:top="1440" w:right="1440" w:bottom="1440" w:left="1440" w:gutter="0"/>
        </w:sectPr>
      </w:pPr>
    </w:p>
    <w:p w:rsidR="007C0AF6" w:rsidRPr="00BF77F9" w:rsidRDefault="007C0AF6" w:rsidP="00A10252">
      <w:pPr>
        <w:jc w:val="both"/>
        <w:rPr>
          <w:rFonts w:ascii="Times" w:hAnsi="Times"/>
          <w:b/>
          <w:sz w:val="20"/>
        </w:rPr>
      </w:pPr>
    </w:p>
    <w:p w:rsidR="005B5D31" w:rsidRDefault="00333685" w:rsidP="00A10252">
      <w:pPr>
        <w:jc w:val="both"/>
        <w:rPr>
          <w:rFonts w:ascii="Times" w:hAnsi="Times"/>
          <w:sz w:val="20"/>
        </w:rPr>
      </w:pPr>
      <w:r w:rsidRPr="00BF77F9">
        <w:rPr>
          <w:rFonts w:ascii="Times" w:hAnsi="Times"/>
          <w:b/>
          <w:sz w:val="20"/>
        </w:rPr>
        <w:t xml:space="preserve">Table </w:t>
      </w:r>
      <w:r w:rsidR="00C919F6">
        <w:rPr>
          <w:rFonts w:ascii="Times" w:hAnsi="Times"/>
          <w:b/>
          <w:sz w:val="20"/>
        </w:rPr>
        <w:t>2</w:t>
      </w:r>
      <w:r w:rsidRPr="00BF77F9">
        <w:rPr>
          <w:rFonts w:ascii="Times" w:hAnsi="Times"/>
          <w:b/>
          <w:sz w:val="20"/>
        </w:rPr>
        <w:t xml:space="preserve">: </w:t>
      </w:r>
      <w:r w:rsidRPr="00BF77F9">
        <w:rPr>
          <w:rFonts w:ascii="Times" w:hAnsi="Times"/>
          <w:sz w:val="20"/>
        </w:rPr>
        <w:t>Summary of results from each disease.</w:t>
      </w:r>
      <w:r w:rsidR="005C64E2">
        <w:rPr>
          <w:rFonts w:ascii="Times" w:hAnsi="Times"/>
          <w:sz w:val="20"/>
        </w:rPr>
        <w:t xml:space="preserve"> The second column displays the number of </w:t>
      </w:r>
      <w:r w:rsidR="00F4678E">
        <w:rPr>
          <w:rFonts w:ascii="Times" w:hAnsi="Times"/>
          <w:sz w:val="20"/>
        </w:rPr>
        <w:t xml:space="preserve">GEO </w:t>
      </w:r>
      <w:r w:rsidR="005C64E2">
        <w:rPr>
          <w:rFonts w:ascii="Times" w:hAnsi="Times"/>
          <w:sz w:val="20"/>
        </w:rPr>
        <w:t xml:space="preserve">experiments </w:t>
      </w:r>
      <w:r w:rsidR="00F4678E">
        <w:rPr>
          <w:rFonts w:ascii="Times" w:hAnsi="Times"/>
          <w:sz w:val="20"/>
        </w:rPr>
        <w:t>considered for</w:t>
      </w:r>
      <w:r w:rsidR="005C64E2">
        <w:rPr>
          <w:rFonts w:ascii="Times" w:hAnsi="Times"/>
          <w:sz w:val="20"/>
        </w:rPr>
        <w:t xml:space="preserve"> constructing the </w:t>
      </w:r>
      <w:proofErr w:type="spellStart"/>
      <w:r w:rsidR="005C64E2">
        <w:rPr>
          <w:rFonts w:ascii="Times" w:hAnsi="Times"/>
          <w:sz w:val="20"/>
        </w:rPr>
        <w:t>multinet</w:t>
      </w:r>
      <w:proofErr w:type="spellEnd"/>
      <w:r w:rsidR="00433346">
        <w:rPr>
          <w:rFonts w:ascii="Times" w:hAnsi="Times"/>
          <w:sz w:val="20"/>
        </w:rPr>
        <w:t xml:space="preserve"> and single nets</w:t>
      </w:r>
      <w:r w:rsidR="00676D60">
        <w:rPr>
          <w:rFonts w:ascii="Times" w:hAnsi="Times"/>
          <w:sz w:val="20"/>
        </w:rPr>
        <w:t>;</w:t>
      </w:r>
      <w:r w:rsidR="005C64E2">
        <w:rPr>
          <w:rFonts w:ascii="Times" w:hAnsi="Times"/>
          <w:sz w:val="20"/>
        </w:rPr>
        <w:t xml:space="preserve"> the third column shows </w:t>
      </w:r>
      <w:r w:rsidR="00BF10CE">
        <w:rPr>
          <w:rFonts w:ascii="Times" w:hAnsi="Times"/>
          <w:sz w:val="20"/>
        </w:rPr>
        <w:t>the</w:t>
      </w:r>
      <w:r w:rsidR="005C64E2">
        <w:rPr>
          <w:rFonts w:ascii="Times" w:hAnsi="Times"/>
          <w:sz w:val="20"/>
        </w:rPr>
        <w:t xml:space="preserve"> percentage of top differentially expressed genes </w:t>
      </w:r>
      <w:r w:rsidR="00BF10CE">
        <w:rPr>
          <w:rFonts w:ascii="Times" w:hAnsi="Times"/>
          <w:sz w:val="20"/>
        </w:rPr>
        <w:t xml:space="preserve">that </w:t>
      </w:r>
      <w:r w:rsidR="005C64E2">
        <w:rPr>
          <w:rFonts w:ascii="Times" w:hAnsi="Times"/>
          <w:sz w:val="20"/>
        </w:rPr>
        <w:t>were taken from each experiment</w:t>
      </w:r>
      <w:r w:rsidR="00676D60">
        <w:rPr>
          <w:rFonts w:ascii="Times" w:hAnsi="Times"/>
          <w:sz w:val="20"/>
        </w:rPr>
        <w:t>;</w:t>
      </w:r>
      <w:r w:rsidR="005C64E2">
        <w:rPr>
          <w:rFonts w:ascii="Times" w:hAnsi="Times"/>
          <w:sz w:val="20"/>
        </w:rPr>
        <w:t xml:space="preserve"> and the fourth column explains how many genes were found to be in common among the different experiments’ top differentially expressed genes.</w:t>
      </w:r>
    </w:p>
    <w:p w:rsidR="003943BB" w:rsidRPr="00BF77F9" w:rsidRDefault="003943BB" w:rsidP="00A10252">
      <w:pPr>
        <w:jc w:val="both"/>
        <w:rPr>
          <w:rFonts w:ascii="Times" w:hAnsi="Times"/>
          <w:sz w:val="20"/>
        </w:rPr>
      </w:pPr>
    </w:p>
    <w:p w:rsidR="005B5D31" w:rsidRPr="00BF77F9" w:rsidRDefault="00986A5A" w:rsidP="00A10252">
      <w:pPr>
        <w:pStyle w:val="AMIAHeading"/>
        <w:numPr>
          <w:ilvl w:val="0"/>
          <w:numId w:val="4"/>
        </w:numPr>
        <w:ind w:right="-360"/>
      </w:pPr>
      <w:r w:rsidRPr="00BF77F9">
        <w:t>D</w:t>
      </w:r>
      <w:r w:rsidR="00812D5A" w:rsidRPr="00BF77F9">
        <w:t>iscussion</w:t>
      </w:r>
    </w:p>
    <w:p w:rsidR="00283D27" w:rsidRDefault="00972828" w:rsidP="000910D1">
      <w:pPr>
        <w:ind w:right="-360"/>
        <w:jc w:val="both"/>
        <w:rPr>
          <w:rFonts w:ascii="Times" w:hAnsi="Times"/>
          <w:sz w:val="20"/>
        </w:rPr>
      </w:pPr>
      <w:r>
        <w:rPr>
          <w:rFonts w:ascii="Times" w:hAnsi="Times"/>
          <w:sz w:val="20"/>
        </w:rPr>
        <w:t>In this work we present two ways to integrate the information contents of multiple independent experiments</w:t>
      </w:r>
      <w:r w:rsidR="00283D27">
        <w:rPr>
          <w:rFonts w:ascii="Times" w:hAnsi="Times"/>
          <w:sz w:val="20"/>
        </w:rPr>
        <w:t xml:space="preserve"> for classification purposes</w:t>
      </w:r>
      <w:r>
        <w:rPr>
          <w:rFonts w:ascii="Times" w:hAnsi="Times"/>
          <w:sz w:val="20"/>
        </w:rPr>
        <w:t xml:space="preserve">. One approach is to construct </w:t>
      </w:r>
      <w:proofErr w:type="spellStart"/>
      <w:r>
        <w:rPr>
          <w:rFonts w:ascii="Times" w:hAnsi="Times"/>
          <w:sz w:val="20"/>
        </w:rPr>
        <w:t>multinet</w:t>
      </w:r>
      <w:proofErr w:type="spellEnd"/>
      <w:r>
        <w:rPr>
          <w:rFonts w:ascii="Times" w:hAnsi="Times"/>
          <w:sz w:val="20"/>
        </w:rPr>
        <w:t xml:space="preserve"> Bayesian </w:t>
      </w:r>
      <w:r w:rsidR="00283D27">
        <w:rPr>
          <w:rFonts w:ascii="Times" w:hAnsi="Times"/>
          <w:sz w:val="20"/>
        </w:rPr>
        <w:t xml:space="preserve">networks, which constructs a network on each experiment and combine the results in assignment step, and the other way is to construct a single network on the union of samples from all experiments. While both methods can be used for integrating the information of multiple experiments, we found that generally </w:t>
      </w:r>
      <w:proofErr w:type="spellStart"/>
      <w:r w:rsidR="00283D27">
        <w:rPr>
          <w:rFonts w:ascii="Times" w:hAnsi="Times"/>
          <w:sz w:val="20"/>
        </w:rPr>
        <w:t>multinets</w:t>
      </w:r>
      <w:proofErr w:type="spellEnd"/>
      <w:r w:rsidR="00283D27">
        <w:rPr>
          <w:rFonts w:ascii="Times" w:hAnsi="Times"/>
          <w:sz w:val="20"/>
        </w:rPr>
        <w:t xml:space="preserve"> outperform singly struct</w:t>
      </w:r>
      <w:r w:rsidR="0038018B">
        <w:rPr>
          <w:rFonts w:ascii="Times" w:hAnsi="Times"/>
          <w:sz w:val="20"/>
        </w:rPr>
        <w:t>ur</w:t>
      </w:r>
      <w:r w:rsidR="00283D27">
        <w:rPr>
          <w:rFonts w:ascii="Times" w:hAnsi="Times"/>
          <w:sz w:val="20"/>
        </w:rPr>
        <w:t xml:space="preserve">ed networks. </w:t>
      </w:r>
    </w:p>
    <w:p w:rsidR="00283D27" w:rsidRDefault="00283D27">
      <w:pPr>
        <w:jc w:val="both"/>
        <w:rPr>
          <w:rFonts w:ascii="Times" w:hAnsi="Times"/>
          <w:sz w:val="20"/>
        </w:rPr>
      </w:pPr>
    </w:p>
    <w:p w:rsidR="00326AFC" w:rsidRDefault="00283D27" w:rsidP="000910D1">
      <w:pPr>
        <w:ind w:right="-360"/>
        <w:jc w:val="both"/>
        <w:rPr>
          <w:rFonts w:ascii="Times" w:hAnsi="Times"/>
          <w:sz w:val="20"/>
          <w:szCs w:val="20"/>
        </w:rPr>
      </w:pPr>
      <w:r>
        <w:rPr>
          <w:rFonts w:ascii="Times" w:hAnsi="Times"/>
          <w:sz w:val="20"/>
        </w:rPr>
        <w:t xml:space="preserve">Furthermore, we </w:t>
      </w:r>
      <w:r w:rsidR="005B5D31" w:rsidRPr="00BF77F9">
        <w:rPr>
          <w:rFonts w:ascii="Times" w:hAnsi="Times"/>
          <w:sz w:val="20"/>
        </w:rPr>
        <w:t>found that often times the most prominent genes were not present among the very top proportion of differentially expressed genes</w:t>
      </w:r>
      <w:r w:rsidR="004167DB">
        <w:rPr>
          <w:rFonts w:ascii="Times" w:hAnsi="Times"/>
          <w:sz w:val="20"/>
        </w:rPr>
        <w:t xml:space="preserve"> for </w:t>
      </w:r>
      <w:r w:rsidR="00C00350">
        <w:rPr>
          <w:rFonts w:ascii="Times" w:hAnsi="Times"/>
          <w:sz w:val="20"/>
        </w:rPr>
        <w:t xml:space="preserve">each individual GEO </w:t>
      </w:r>
      <w:r w:rsidR="004167DB">
        <w:rPr>
          <w:rFonts w:ascii="Times" w:hAnsi="Times"/>
          <w:sz w:val="20"/>
        </w:rPr>
        <w:t>experiment</w:t>
      </w:r>
      <w:r w:rsidR="005B5D31" w:rsidRPr="00BF77F9">
        <w:rPr>
          <w:rFonts w:ascii="Times" w:hAnsi="Times"/>
          <w:sz w:val="20"/>
        </w:rPr>
        <w:t>, but rather more toward the middle of the spectrum</w:t>
      </w:r>
      <w:r w:rsidR="005B5D31" w:rsidRPr="004167DB">
        <w:rPr>
          <w:rFonts w:ascii="Times" w:hAnsi="Times"/>
          <w:sz w:val="20"/>
          <w:szCs w:val="20"/>
        </w:rPr>
        <w:t xml:space="preserve">. </w:t>
      </w:r>
      <w:r w:rsidR="004167DB" w:rsidRPr="004167DB">
        <w:rPr>
          <w:rFonts w:ascii="Times" w:hAnsi="Times"/>
          <w:sz w:val="20"/>
          <w:szCs w:val="20"/>
        </w:rPr>
        <w:t>T</w:t>
      </w:r>
      <w:r w:rsidR="00717894" w:rsidRPr="00160022">
        <w:rPr>
          <w:rFonts w:ascii="Times" w:hAnsi="Times"/>
          <w:sz w:val="20"/>
          <w:szCs w:val="20"/>
        </w:rPr>
        <w:t xml:space="preserve">he bias can be one factor that results in spurious differentially expressed genes for each experiment. In this regard, if all the conditions of multiple experiments were the same, the common list of differentially expressed genes across multiple experiments that we are considering is more robust to false positives. However, </w:t>
      </w:r>
      <w:r w:rsidR="004167DB">
        <w:rPr>
          <w:rFonts w:ascii="Times" w:hAnsi="Times"/>
          <w:sz w:val="20"/>
          <w:szCs w:val="20"/>
        </w:rPr>
        <w:t xml:space="preserve">the </w:t>
      </w:r>
      <w:r w:rsidR="00717894" w:rsidRPr="00160022">
        <w:rPr>
          <w:rFonts w:ascii="Times" w:hAnsi="Times"/>
          <w:sz w:val="20"/>
          <w:szCs w:val="20"/>
        </w:rPr>
        <w:t xml:space="preserve">application of </w:t>
      </w:r>
      <w:r w:rsidR="004167DB">
        <w:rPr>
          <w:rFonts w:ascii="Times" w:hAnsi="Times"/>
          <w:sz w:val="20"/>
          <w:szCs w:val="20"/>
        </w:rPr>
        <w:t xml:space="preserve">our </w:t>
      </w:r>
      <w:r w:rsidR="00717894" w:rsidRPr="00160022">
        <w:rPr>
          <w:rFonts w:ascii="Times" w:hAnsi="Times"/>
          <w:sz w:val="20"/>
          <w:szCs w:val="20"/>
        </w:rPr>
        <w:t xml:space="preserve">framework goes even beyond considering multiple experiments carried-out under exactly the same conditions or for exactly the same phenotype.  Here in order to achieve to a general view of </w:t>
      </w:r>
      <w:r w:rsidR="004167DB">
        <w:rPr>
          <w:rFonts w:ascii="Times" w:hAnsi="Times"/>
          <w:sz w:val="20"/>
          <w:szCs w:val="20"/>
        </w:rPr>
        <w:t xml:space="preserve">the </w:t>
      </w:r>
      <w:r w:rsidR="00717894" w:rsidRPr="00160022">
        <w:rPr>
          <w:rFonts w:ascii="Times" w:hAnsi="Times"/>
          <w:sz w:val="20"/>
          <w:szCs w:val="20"/>
        </w:rPr>
        <w:t xml:space="preserve">phenotype, we can consider various experiments on different subtypes, outcomes, conditions, and even different tissues in a predictive setting. Therefore, the implicated genes are those that are presented in all considered aspect of the phenotype. These genes can be viewed as those genes that regardless of bias, subtypes, and conditions, are contributing to the phenotype. </w:t>
      </w:r>
    </w:p>
    <w:p w:rsidR="004A7073" w:rsidRPr="00160022" w:rsidRDefault="004A7073" w:rsidP="00160022">
      <w:pPr>
        <w:jc w:val="both"/>
        <w:rPr>
          <w:rFonts w:ascii="Times" w:hAnsi="Times"/>
          <w:sz w:val="20"/>
          <w:szCs w:val="20"/>
        </w:rPr>
      </w:pPr>
    </w:p>
    <w:p w:rsidR="005B5D31" w:rsidRDefault="005B5D31" w:rsidP="00A10252">
      <w:pPr>
        <w:ind w:right="-360"/>
        <w:jc w:val="both"/>
        <w:rPr>
          <w:ins w:id="0" w:author="Ravi Parikh" w:date="2012-03-11T20:33:00Z"/>
          <w:rFonts w:ascii="Times" w:hAnsi="Times"/>
          <w:sz w:val="20"/>
        </w:rPr>
      </w:pPr>
      <w:r w:rsidRPr="00BF77F9">
        <w:rPr>
          <w:rFonts w:ascii="Times" w:hAnsi="Times"/>
          <w:sz w:val="20"/>
        </w:rPr>
        <w:t xml:space="preserve">For instance, none of the 21 intersecting genes among the top 35% of differentially expressed genes </w:t>
      </w:r>
      <w:r w:rsidR="00F55C15">
        <w:rPr>
          <w:rFonts w:ascii="Times" w:hAnsi="Times"/>
          <w:sz w:val="20"/>
        </w:rPr>
        <w:t>across</w:t>
      </w:r>
      <w:r w:rsidRPr="00BF77F9">
        <w:rPr>
          <w:rFonts w:ascii="Times" w:hAnsi="Times"/>
          <w:sz w:val="20"/>
        </w:rPr>
        <w:t xml:space="preserve"> </w:t>
      </w:r>
      <w:r w:rsidR="00F55C15">
        <w:rPr>
          <w:rFonts w:ascii="Times" w:hAnsi="Times"/>
          <w:sz w:val="20"/>
        </w:rPr>
        <w:t>all</w:t>
      </w:r>
      <w:r w:rsidRPr="00BF77F9">
        <w:rPr>
          <w:rFonts w:ascii="Times" w:hAnsi="Times"/>
          <w:sz w:val="20"/>
        </w:rPr>
        <w:t xml:space="preserve"> twelve GEO experiments relating to Obesity were present in the gold standard Obesity Gene Map list</w:t>
      </w:r>
      <w:r w:rsidR="00160022">
        <w:rPr>
          <w:rFonts w:ascii="Times" w:hAnsi="Times"/>
          <w:sz w:val="20"/>
        </w:rPr>
        <w:t xml:space="preserve"> </w:t>
      </w:r>
      <w:r w:rsidR="00FD71C2">
        <w:rPr>
          <w:rFonts w:ascii="Times" w:hAnsi="Times"/>
          <w:sz w:val="20"/>
        </w:rPr>
        <w:t>[</w:t>
      </w:r>
      <w:r w:rsidR="00160022">
        <w:rPr>
          <w:rFonts w:ascii="Times" w:hAnsi="Times"/>
          <w:sz w:val="20"/>
        </w:rPr>
        <w:t>21</w:t>
      </w:r>
      <w:r w:rsidR="00FD71C2">
        <w:rPr>
          <w:rFonts w:ascii="Times" w:hAnsi="Times"/>
          <w:sz w:val="20"/>
        </w:rPr>
        <w:t>]</w:t>
      </w:r>
      <w:r w:rsidR="00160022">
        <w:rPr>
          <w:rFonts w:ascii="Times" w:hAnsi="Times"/>
          <w:sz w:val="20"/>
        </w:rPr>
        <w:t>;</w:t>
      </w:r>
      <w:r w:rsidRPr="00BF77F9">
        <w:rPr>
          <w:rFonts w:ascii="Times" w:hAnsi="Times"/>
          <w:sz w:val="20"/>
        </w:rPr>
        <w:t xml:space="preserve"> however, when observing the 180 intersecting genes </w:t>
      </w:r>
      <w:r w:rsidR="00732BCB" w:rsidRPr="00BF77F9">
        <w:rPr>
          <w:rFonts w:ascii="Times" w:hAnsi="Times"/>
          <w:sz w:val="20"/>
        </w:rPr>
        <w:t xml:space="preserve">that were found from a larger proportion of the genes in </w:t>
      </w:r>
      <w:r w:rsidRPr="00BF77F9">
        <w:rPr>
          <w:rFonts w:ascii="Times" w:hAnsi="Times"/>
          <w:sz w:val="20"/>
        </w:rPr>
        <w:t>each experiment, there were six genes also present on the gold standard list. Such a finding indicates that certain genes may have been overlooked in the past when studying these diseases; further research may focus on the effect and prominence of these seemingly “less” differentially expressed genes.</w:t>
      </w:r>
    </w:p>
    <w:p w:rsidR="00CA4C2C" w:rsidRDefault="00CA4C2C" w:rsidP="00A10252">
      <w:pPr>
        <w:numPr>
          <w:ins w:id="1" w:author="Ravi Parikh" w:date="2012-03-11T20:33:00Z"/>
        </w:numPr>
        <w:ind w:right="-360"/>
        <w:jc w:val="both"/>
        <w:rPr>
          <w:ins w:id="2" w:author="Ravi Parikh" w:date="2012-03-11T20:33:00Z"/>
          <w:rFonts w:ascii="Times" w:hAnsi="Times"/>
          <w:sz w:val="20"/>
        </w:rPr>
      </w:pPr>
    </w:p>
    <w:p w:rsidR="00CA4C2C" w:rsidRDefault="00CA4C2C" w:rsidP="00CA4C2C">
      <w:pPr>
        <w:numPr>
          <w:ins w:id="3" w:author="Ravi Parikh" w:date="2012-03-11T20:41:00Z"/>
        </w:numPr>
        <w:ind w:right="-360"/>
        <w:jc w:val="both"/>
        <w:rPr>
          <w:del w:id="4" w:author="Unknown"/>
          <w:rFonts w:ascii="Times" w:hAnsi="Times"/>
          <w:sz w:val="20"/>
        </w:rPr>
      </w:pPr>
      <w:ins w:id="5" w:author="Ravi Parikh" w:date="2012-03-11T20:33:00Z">
        <w:r>
          <w:rPr>
            <w:rFonts w:ascii="Times" w:hAnsi="Times"/>
            <w:sz w:val="20"/>
          </w:rPr>
          <w:t xml:space="preserve">With respect to the genetic factors related to Lymphoma, the automated </w:t>
        </w:r>
      </w:ins>
      <w:ins w:id="6" w:author="Ravi Parikh" w:date="2012-03-11T20:40:00Z">
        <w:r w:rsidR="00FC1ABF">
          <w:rPr>
            <w:rFonts w:ascii="Times" w:hAnsi="Times"/>
            <w:sz w:val="20"/>
          </w:rPr>
          <w:t>pipeline found a number of genes that have already been studied in the context of the disease</w:t>
        </w:r>
      </w:ins>
      <w:ins w:id="7" w:author="Ravi Parikh" w:date="2012-03-11T20:43:00Z">
        <w:r w:rsidR="00FC1ABF">
          <w:rPr>
            <w:rFonts w:ascii="Times" w:hAnsi="Times"/>
            <w:sz w:val="20"/>
          </w:rPr>
          <w:t xml:space="preserve"> </w:t>
        </w:r>
      </w:ins>
      <w:ins w:id="8" w:author="Ravi Parikh" w:date="2012-03-11T20:40:00Z">
        <w:r w:rsidR="00FC1ABF">
          <w:rPr>
            <w:rFonts w:ascii="Times" w:hAnsi="Times"/>
            <w:sz w:val="20"/>
          </w:rPr>
          <w:t>(</w:t>
        </w:r>
      </w:ins>
      <w:ins w:id="9" w:author="Ravi Parikh" w:date="2012-03-11T20:43:00Z">
        <w:r w:rsidR="00FC1ABF">
          <w:rPr>
            <w:rFonts w:ascii="Times" w:hAnsi="Times"/>
            <w:i/>
            <w:sz w:val="20"/>
          </w:rPr>
          <w:t xml:space="preserve">JUN, </w:t>
        </w:r>
      </w:ins>
      <w:ins w:id="10" w:author="Ravi Parikh" w:date="2012-03-11T21:05:00Z">
        <w:r w:rsidR="002B1474">
          <w:rPr>
            <w:rFonts w:ascii="Times" w:hAnsi="Times"/>
            <w:i/>
            <w:sz w:val="20"/>
          </w:rPr>
          <w:t>TCF3, SH2D1A, TRIM32, PCDH7, BCL2</w:t>
        </w:r>
      </w:ins>
      <w:ins w:id="11" w:author="Ravi Parikh" w:date="2012-03-11T20:40:00Z">
        <w:r w:rsidR="00FC1ABF">
          <w:rPr>
            <w:rFonts w:ascii="Times" w:hAnsi="Times"/>
            <w:sz w:val="20"/>
          </w:rPr>
          <w:t>) [</w:t>
        </w:r>
      </w:ins>
      <w:ins w:id="12" w:author="Ravi Parikh" w:date="2012-03-11T21:06:00Z">
        <w:r w:rsidR="002B1474">
          <w:rPr>
            <w:rFonts w:ascii="Times" w:hAnsi="Times"/>
            <w:sz w:val="20"/>
          </w:rPr>
          <w:t>22-28</w:t>
        </w:r>
      </w:ins>
      <w:ins w:id="13" w:author="Ravi Parikh" w:date="2012-03-11T20:40:00Z">
        <w:r w:rsidR="00FC1ABF">
          <w:rPr>
            <w:rFonts w:ascii="Times" w:hAnsi="Times"/>
            <w:sz w:val="20"/>
          </w:rPr>
          <w:t>]; however, certain genes were also discovered that have not been researched in regard to Lymphoma. It has been shown that some of these genes</w:t>
        </w:r>
      </w:ins>
      <w:ins w:id="14" w:author="Ravi Parikh" w:date="2012-03-11T21:11:00Z">
        <w:r w:rsidR="0051431F">
          <w:rPr>
            <w:rFonts w:ascii="Times" w:hAnsi="Times"/>
            <w:sz w:val="20"/>
          </w:rPr>
          <w:t xml:space="preserve"> </w:t>
        </w:r>
      </w:ins>
      <w:ins w:id="15" w:author="Ravi Parikh" w:date="2012-03-11T20:40:00Z">
        <w:r w:rsidR="00FC1ABF">
          <w:rPr>
            <w:rFonts w:ascii="Times" w:hAnsi="Times"/>
            <w:sz w:val="20"/>
          </w:rPr>
          <w:t>(</w:t>
        </w:r>
      </w:ins>
      <w:ins w:id="16" w:author="Ravi Parikh" w:date="2012-03-11T21:12:00Z">
        <w:r w:rsidR="00181344">
          <w:rPr>
            <w:rFonts w:ascii="Times" w:hAnsi="Times"/>
            <w:i/>
            <w:sz w:val="20"/>
          </w:rPr>
          <w:t>ZFP36L2, PVR, CEACAM1, HIST2H4B</w:t>
        </w:r>
      </w:ins>
      <w:ins w:id="17" w:author="Ravi Parikh" w:date="2012-03-11T20:40:00Z">
        <w:r w:rsidR="00FC1ABF">
          <w:rPr>
            <w:rFonts w:ascii="Times" w:hAnsi="Times"/>
            <w:sz w:val="20"/>
          </w:rPr>
          <w:t>) [</w:t>
        </w:r>
      </w:ins>
      <w:ins w:id="18" w:author="Ravi Parikh" w:date="2012-03-11T21:12:00Z">
        <w:r w:rsidR="00181344">
          <w:rPr>
            <w:rFonts w:ascii="Times" w:hAnsi="Times"/>
            <w:sz w:val="20"/>
          </w:rPr>
          <w:t>29-32</w:t>
        </w:r>
      </w:ins>
      <w:ins w:id="19" w:author="Ravi Parikh" w:date="2012-03-11T20:40:00Z">
        <w:r w:rsidR="00FC1ABF">
          <w:rPr>
            <w:rFonts w:ascii="Times" w:hAnsi="Times"/>
            <w:sz w:val="20"/>
          </w:rPr>
          <w:t>] have some relation to certain cancers. Although the study for which this paper was written did not look into such genes into great detail, these findings demonstrate the possibility that this pipeline may be able to propose novel candidates for disease-related genes.</w:t>
        </w:r>
      </w:ins>
    </w:p>
    <w:p w:rsidR="0051431F" w:rsidRDefault="0051431F" w:rsidP="00CA4C2C">
      <w:pPr>
        <w:numPr>
          <w:ins w:id="20" w:author="Ravi Parikh" w:date="2012-03-11T21:11:00Z"/>
        </w:numPr>
        <w:ind w:right="-360"/>
        <w:jc w:val="both"/>
        <w:rPr>
          <w:ins w:id="21" w:author="Ravi Parikh" w:date="2012-03-11T21:11:00Z"/>
          <w:rFonts w:ascii="Times" w:hAnsi="Times"/>
          <w:sz w:val="20"/>
        </w:rPr>
      </w:pPr>
    </w:p>
    <w:p w:rsidR="00FC1ABF" w:rsidRDefault="00FC1ABF" w:rsidP="00CA4C2C">
      <w:pPr>
        <w:numPr>
          <w:ins w:id="22" w:author="Ravi Parikh" w:date="2012-03-11T20:41:00Z"/>
        </w:numPr>
        <w:ind w:right="-360"/>
        <w:jc w:val="both"/>
        <w:rPr>
          <w:ins w:id="23" w:author="Ravi Parikh" w:date="2012-03-11T20:41:00Z"/>
          <w:rFonts w:ascii="Times" w:hAnsi="Times"/>
          <w:sz w:val="20"/>
        </w:rPr>
      </w:pPr>
    </w:p>
    <w:p w:rsidR="00FC1ABF" w:rsidRDefault="00FC1ABF" w:rsidP="00CA4C2C">
      <w:pPr>
        <w:numPr>
          <w:ins w:id="24" w:author="Ravi Parikh" w:date="2012-03-11T20:41:00Z"/>
        </w:numPr>
        <w:ind w:right="-360"/>
        <w:jc w:val="both"/>
        <w:rPr>
          <w:ins w:id="25" w:author="Ravi Parikh" w:date="2012-03-11T20:41:00Z"/>
          <w:rFonts w:ascii="Times" w:hAnsi="Times"/>
          <w:sz w:val="20"/>
        </w:rPr>
      </w:pPr>
      <w:ins w:id="26" w:author="Ravi Parikh" w:date="2012-03-11T20:42:00Z">
        <w:r>
          <w:rPr>
            <w:rFonts w:ascii="Times" w:hAnsi="Times"/>
            <w:sz w:val="20"/>
          </w:rPr>
          <w:t xml:space="preserve">Additionally, it was found that the AUROC values for the models constructed using the single net structure were much lower than those of the multiple experiments. From these numbers, one can infer that the integrative approach using </w:t>
        </w:r>
        <w:proofErr w:type="spellStart"/>
        <w:r>
          <w:rPr>
            <w:rFonts w:ascii="Times" w:hAnsi="Times"/>
            <w:sz w:val="20"/>
          </w:rPr>
          <w:t>multinets</w:t>
        </w:r>
        <w:proofErr w:type="spellEnd"/>
        <w:r>
          <w:rPr>
            <w:rFonts w:ascii="Times" w:hAnsi="Times"/>
            <w:sz w:val="20"/>
          </w:rPr>
          <w:t xml:space="preserve"> provides better predictive models. </w:t>
        </w:r>
      </w:ins>
      <w:ins w:id="27" w:author="Ravi Parikh" w:date="2012-03-11T20:43:00Z">
        <w:r>
          <w:rPr>
            <w:rFonts w:ascii="Times" w:hAnsi="Times"/>
            <w:sz w:val="20"/>
          </w:rPr>
          <w:t>A diagram showing the network of interactions of genes related to Lymphoma is shown in Figure 3, and figure 4 presents the constructed single net structure for the same disease.</w:t>
        </w:r>
      </w:ins>
    </w:p>
    <w:p w:rsidR="00CA4C2C" w:rsidDel="00CA4C2C" w:rsidRDefault="00CA4C2C" w:rsidP="00CA4C2C">
      <w:pPr>
        <w:numPr>
          <w:ins w:id="28" w:author="Ravi Parikh" w:date="2012-03-11T20:33:00Z"/>
        </w:numPr>
        <w:ind w:right="-360"/>
        <w:jc w:val="both"/>
        <w:rPr>
          <w:del w:id="29" w:author="Ravi Parikh" w:date="2012-03-11T20:33:00Z"/>
          <w:rFonts w:ascii="Times" w:hAnsi="Times"/>
          <w:sz w:val="20"/>
        </w:rPr>
        <w:pPrChange w:id="30" w:author="Ravi Parikh" w:date="2012-03-11T20:33:00Z">
          <w:pPr>
            <w:ind w:right="-360"/>
            <w:jc w:val="both"/>
          </w:pPr>
        </w:pPrChange>
      </w:pPr>
    </w:p>
    <w:p w:rsidR="004167DB" w:rsidRPr="00BF77F9" w:rsidDel="00CA4C2C" w:rsidRDefault="004167DB" w:rsidP="00CA4C2C">
      <w:pPr>
        <w:numPr>
          <w:ins w:id="31" w:author="Unknown"/>
        </w:numPr>
        <w:ind w:right="-360"/>
        <w:jc w:val="both"/>
        <w:rPr>
          <w:del w:id="32" w:author="Ravi Parikh" w:date="2012-03-11T20:33:00Z"/>
          <w:rFonts w:ascii="Times" w:hAnsi="Times"/>
          <w:sz w:val="20"/>
        </w:rPr>
        <w:pPrChange w:id="33" w:author="Ravi Parikh" w:date="2012-03-11T20:33:00Z">
          <w:pPr>
            <w:ind w:right="-360"/>
            <w:jc w:val="both"/>
          </w:pPr>
        </w:pPrChange>
      </w:pPr>
    </w:p>
    <w:p w:rsidR="005D0F47" w:rsidRPr="00CA4C2C" w:rsidDel="00E94363" w:rsidRDefault="005B5D31" w:rsidP="00CA4C2C">
      <w:pPr>
        <w:numPr>
          <w:ins w:id="34" w:author="Unknown"/>
        </w:numPr>
        <w:ind w:right="-360"/>
        <w:jc w:val="both"/>
        <w:rPr>
          <w:del w:id="35" w:author="Ravi Parikh" w:date="2012-03-11T21:13:00Z"/>
          <w:rFonts w:ascii="Times" w:hAnsi="Times"/>
          <w:sz w:val="20"/>
          <w:highlight w:val="yellow"/>
          <w:rPrChange w:id="36" w:author="Ravi Parikh" w:date="2012-03-11T20:33:00Z">
            <w:rPr>
              <w:del w:id="37" w:author="Ravi Parikh" w:date="2012-03-11T21:13:00Z"/>
              <w:rFonts w:ascii="Times" w:hAnsi="Times"/>
              <w:sz w:val="20"/>
            </w:rPr>
          </w:rPrChange>
        </w:rPr>
      </w:pPr>
      <w:del w:id="38" w:author="Ravi Parikh" w:date="2012-03-11T20:33:00Z">
        <w:r w:rsidRPr="00CA4C2C" w:rsidDel="00CA4C2C">
          <w:rPr>
            <w:rFonts w:ascii="Times" w:hAnsi="Times"/>
            <w:sz w:val="20"/>
            <w:highlight w:val="yellow"/>
            <w:rPrChange w:id="39" w:author="Ravi Parikh" w:date="2012-03-11T20:33:00Z">
              <w:rPr>
                <w:rFonts w:ascii="Times" w:hAnsi="Times"/>
                <w:sz w:val="20"/>
              </w:rPr>
            </w:rPrChange>
          </w:rPr>
          <w:delText xml:space="preserve">With respect to the genetic factors related to Huntington’s Disease, the automated </w:delText>
        </w:r>
      </w:del>
      <w:del w:id="40" w:author="Ravi Parikh" w:date="2012-03-11T21:13:00Z">
        <w:r w:rsidRPr="00CA4C2C" w:rsidDel="00E94363">
          <w:rPr>
            <w:rFonts w:ascii="Times" w:hAnsi="Times"/>
            <w:sz w:val="20"/>
            <w:highlight w:val="yellow"/>
            <w:rPrChange w:id="41" w:author="Ravi Parikh" w:date="2012-03-11T20:33:00Z">
              <w:rPr>
                <w:rFonts w:ascii="Times" w:hAnsi="Times"/>
                <w:sz w:val="20"/>
              </w:rPr>
            </w:rPrChange>
          </w:rPr>
          <w:delText>pipeline found there to be several genes that have already been studied in the context of the disease (</w:delText>
        </w:r>
        <w:r w:rsidRPr="00CA4C2C" w:rsidDel="00E94363">
          <w:rPr>
            <w:rFonts w:ascii="Times" w:hAnsi="Times"/>
            <w:i/>
            <w:sz w:val="20"/>
            <w:highlight w:val="yellow"/>
            <w:rPrChange w:id="42" w:author="Ravi Parikh" w:date="2012-03-11T20:33:00Z">
              <w:rPr>
                <w:rFonts w:ascii="Times" w:hAnsi="Times"/>
                <w:i/>
                <w:sz w:val="20"/>
              </w:rPr>
            </w:rPrChange>
          </w:rPr>
          <w:delText>RALA, CBX5, CALM3, GLG1, GLUL, MAPK8IP1, IMMT, MAP3K8, CDKN1A</w:delText>
        </w:r>
        <w:r w:rsidRPr="00CA4C2C" w:rsidDel="00E94363">
          <w:rPr>
            <w:rFonts w:ascii="Times" w:hAnsi="Times"/>
            <w:sz w:val="20"/>
            <w:highlight w:val="yellow"/>
            <w:rPrChange w:id="43" w:author="Ravi Parikh" w:date="2012-03-11T20:33:00Z">
              <w:rPr>
                <w:rFonts w:ascii="Times" w:hAnsi="Times"/>
                <w:sz w:val="20"/>
              </w:rPr>
            </w:rPrChange>
          </w:rPr>
          <w:delText>)</w:delText>
        </w:r>
        <w:r w:rsidR="00160022" w:rsidRPr="00CA4C2C" w:rsidDel="00E94363">
          <w:rPr>
            <w:rFonts w:ascii="Times" w:hAnsi="Times"/>
            <w:sz w:val="20"/>
            <w:highlight w:val="yellow"/>
            <w:rPrChange w:id="44" w:author="Ravi Parikh" w:date="2012-03-11T20:33:00Z">
              <w:rPr>
                <w:rFonts w:ascii="Times" w:hAnsi="Times"/>
                <w:sz w:val="20"/>
              </w:rPr>
            </w:rPrChange>
          </w:rPr>
          <w:delText xml:space="preserve"> </w:delText>
        </w:r>
        <w:r w:rsidR="00FD71C2" w:rsidRPr="00CA4C2C" w:rsidDel="00E94363">
          <w:rPr>
            <w:rFonts w:ascii="Times" w:hAnsi="Times"/>
            <w:sz w:val="20"/>
            <w:highlight w:val="yellow"/>
            <w:rPrChange w:id="45" w:author="Ravi Parikh" w:date="2012-03-11T20:33:00Z">
              <w:rPr>
                <w:rFonts w:ascii="Times" w:hAnsi="Times"/>
                <w:sz w:val="20"/>
              </w:rPr>
            </w:rPrChange>
          </w:rPr>
          <w:delText>[</w:delText>
        </w:r>
        <w:r w:rsidRPr="00CA4C2C" w:rsidDel="00E94363">
          <w:rPr>
            <w:rFonts w:ascii="Times" w:hAnsi="Times"/>
            <w:sz w:val="20"/>
            <w:highlight w:val="yellow"/>
            <w:rPrChange w:id="46" w:author="Ravi Parikh" w:date="2012-03-11T20:33:00Z">
              <w:rPr>
                <w:rFonts w:ascii="Times" w:hAnsi="Times"/>
                <w:sz w:val="20"/>
              </w:rPr>
            </w:rPrChange>
          </w:rPr>
          <w:delText>2</w:delText>
        </w:r>
        <w:r w:rsidR="00160022" w:rsidRPr="00CA4C2C" w:rsidDel="00E94363">
          <w:rPr>
            <w:rFonts w:ascii="Times" w:hAnsi="Times"/>
            <w:sz w:val="20"/>
            <w:highlight w:val="yellow"/>
            <w:rPrChange w:id="47" w:author="Ravi Parikh" w:date="2012-03-11T20:33:00Z">
              <w:rPr>
                <w:rFonts w:ascii="Times" w:hAnsi="Times"/>
                <w:sz w:val="20"/>
              </w:rPr>
            </w:rPrChange>
          </w:rPr>
          <w:delText>2</w:delText>
        </w:r>
        <w:r w:rsidR="00C51464" w:rsidRPr="00CA4C2C" w:rsidDel="00E94363">
          <w:rPr>
            <w:rFonts w:ascii="Times" w:hAnsi="Times"/>
            <w:sz w:val="20"/>
            <w:highlight w:val="yellow"/>
            <w:rPrChange w:id="48" w:author="Ravi Parikh" w:date="2012-03-11T20:33:00Z">
              <w:rPr>
                <w:rFonts w:ascii="Times" w:hAnsi="Times"/>
                <w:sz w:val="20"/>
              </w:rPr>
            </w:rPrChange>
          </w:rPr>
          <w:delText>-2</w:delText>
        </w:r>
        <w:r w:rsidR="00160022" w:rsidRPr="00CA4C2C" w:rsidDel="00E94363">
          <w:rPr>
            <w:rFonts w:ascii="Times" w:hAnsi="Times"/>
            <w:sz w:val="20"/>
            <w:highlight w:val="yellow"/>
            <w:rPrChange w:id="49" w:author="Ravi Parikh" w:date="2012-03-11T20:33:00Z">
              <w:rPr>
                <w:rFonts w:ascii="Times" w:hAnsi="Times"/>
                <w:sz w:val="20"/>
              </w:rPr>
            </w:rPrChange>
          </w:rPr>
          <w:delText>8</w:delText>
        </w:r>
        <w:r w:rsidR="00FD71C2" w:rsidRPr="00CA4C2C" w:rsidDel="00E94363">
          <w:rPr>
            <w:rFonts w:ascii="Times" w:hAnsi="Times"/>
            <w:sz w:val="20"/>
            <w:highlight w:val="yellow"/>
            <w:rPrChange w:id="50" w:author="Ravi Parikh" w:date="2012-03-11T20:33:00Z">
              <w:rPr>
                <w:rFonts w:ascii="Times" w:hAnsi="Times"/>
                <w:sz w:val="20"/>
              </w:rPr>
            </w:rPrChange>
          </w:rPr>
          <w:delText>]</w:delText>
        </w:r>
        <w:r w:rsidR="00160022" w:rsidRPr="00CA4C2C" w:rsidDel="00E94363">
          <w:rPr>
            <w:rFonts w:ascii="Times" w:hAnsi="Times"/>
            <w:sz w:val="20"/>
            <w:highlight w:val="yellow"/>
            <w:rPrChange w:id="51" w:author="Ravi Parikh" w:date="2012-03-11T20:33:00Z">
              <w:rPr>
                <w:rFonts w:ascii="Times" w:hAnsi="Times"/>
                <w:sz w:val="20"/>
              </w:rPr>
            </w:rPrChange>
          </w:rPr>
          <w:delText>;</w:delText>
        </w:r>
        <w:r w:rsidRPr="00CA4C2C" w:rsidDel="00E94363">
          <w:rPr>
            <w:rFonts w:ascii="Times" w:hAnsi="Times"/>
            <w:sz w:val="20"/>
            <w:highlight w:val="yellow"/>
            <w:rPrChange w:id="52" w:author="Ravi Parikh" w:date="2012-03-11T20:33:00Z">
              <w:rPr>
                <w:rFonts w:ascii="Times" w:hAnsi="Times"/>
                <w:sz w:val="20"/>
              </w:rPr>
            </w:rPrChange>
          </w:rPr>
          <w:delText xml:space="preserve"> however, certain genes were also discovered that have not been researched in regard to Huntington’s Disease. It has been shown that some of these genes (</w:delText>
        </w:r>
        <w:r w:rsidRPr="00CA4C2C" w:rsidDel="00E94363">
          <w:rPr>
            <w:rFonts w:ascii="Times" w:hAnsi="Times"/>
            <w:i/>
            <w:sz w:val="20"/>
            <w:highlight w:val="yellow"/>
            <w:rPrChange w:id="53" w:author="Ravi Parikh" w:date="2012-03-11T20:33:00Z">
              <w:rPr>
                <w:rFonts w:ascii="Times" w:hAnsi="Times"/>
                <w:i/>
                <w:sz w:val="20"/>
              </w:rPr>
            </w:rPrChange>
          </w:rPr>
          <w:delText>SCT, LMNB1, IVD</w:delText>
        </w:r>
        <w:r w:rsidRPr="00CA4C2C" w:rsidDel="00E94363">
          <w:rPr>
            <w:rFonts w:ascii="Times" w:hAnsi="Times"/>
            <w:sz w:val="20"/>
            <w:highlight w:val="yellow"/>
            <w:rPrChange w:id="54" w:author="Ravi Parikh" w:date="2012-03-11T20:33:00Z">
              <w:rPr>
                <w:rFonts w:ascii="Times" w:hAnsi="Times"/>
                <w:sz w:val="20"/>
              </w:rPr>
            </w:rPrChange>
          </w:rPr>
          <w:delText>)</w:delText>
        </w:r>
        <w:r w:rsidR="00160022" w:rsidRPr="00CA4C2C" w:rsidDel="00E94363">
          <w:rPr>
            <w:rFonts w:ascii="Times" w:hAnsi="Times"/>
            <w:sz w:val="20"/>
            <w:highlight w:val="yellow"/>
            <w:rPrChange w:id="55" w:author="Ravi Parikh" w:date="2012-03-11T20:33:00Z">
              <w:rPr>
                <w:rFonts w:ascii="Times" w:hAnsi="Times"/>
                <w:sz w:val="20"/>
              </w:rPr>
            </w:rPrChange>
          </w:rPr>
          <w:delText xml:space="preserve"> </w:delText>
        </w:r>
        <w:r w:rsidR="00FD71C2" w:rsidRPr="00CA4C2C" w:rsidDel="00E94363">
          <w:rPr>
            <w:rFonts w:ascii="Times" w:hAnsi="Times"/>
            <w:sz w:val="20"/>
            <w:highlight w:val="yellow"/>
            <w:rPrChange w:id="56" w:author="Ravi Parikh" w:date="2012-03-11T20:33:00Z">
              <w:rPr>
                <w:rFonts w:ascii="Times" w:hAnsi="Times"/>
                <w:sz w:val="20"/>
              </w:rPr>
            </w:rPrChange>
          </w:rPr>
          <w:delText>[</w:delText>
        </w:r>
        <w:r w:rsidRPr="00CA4C2C" w:rsidDel="00E94363">
          <w:rPr>
            <w:rFonts w:ascii="Times" w:hAnsi="Times"/>
            <w:sz w:val="20"/>
            <w:highlight w:val="yellow"/>
            <w:rPrChange w:id="57" w:author="Ravi Parikh" w:date="2012-03-11T20:33:00Z">
              <w:rPr>
                <w:rFonts w:ascii="Times" w:hAnsi="Times"/>
                <w:sz w:val="20"/>
              </w:rPr>
            </w:rPrChange>
          </w:rPr>
          <w:delText>2</w:delText>
        </w:r>
        <w:r w:rsidR="00160022" w:rsidRPr="00CA4C2C" w:rsidDel="00E94363">
          <w:rPr>
            <w:rFonts w:ascii="Times" w:hAnsi="Times"/>
            <w:sz w:val="20"/>
            <w:highlight w:val="yellow"/>
            <w:rPrChange w:id="58" w:author="Ravi Parikh" w:date="2012-03-11T20:33:00Z">
              <w:rPr>
                <w:rFonts w:ascii="Times" w:hAnsi="Times"/>
                <w:sz w:val="20"/>
              </w:rPr>
            </w:rPrChange>
          </w:rPr>
          <w:delText>9</w:delText>
        </w:r>
        <w:r w:rsidRPr="00CA4C2C" w:rsidDel="00E94363">
          <w:rPr>
            <w:rFonts w:ascii="Times" w:hAnsi="Times"/>
            <w:sz w:val="20"/>
            <w:highlight w:val="yellow"/>
            <w:rPrChange w:id="59" w:author="Ravi Parikh" w:date="2012-03-11T20:33:00Z">
              <w:rPr>
                <w:rFonts w:ascii="Times" w:hAnsi="Times"/>
                <w:sz w:val="20"/>
              </w:rPr>
            </w:rPrChange>
          </w:rPr>
          <w:delText>-3</w:delText>
        </w:r>
        <w:r w:rsidR="00160022" w:rsidRPr="00CA4C2C" w:rsidDel="00E94363">
          <w:rPr>
            <w:rFonts w:ascii="Times" w:hAnsi="Times"/>
            <w:sz w:val="20"/>
            <w:highlight w:val="yellow"/>
            <w:rPrChange w:id="60" w:author="Ravi Parikh" w:date="2012-03-11T20:33:00Z">
              <w:rPr>
                <w:rFonts w:ascii="Times" w:hAnsi="Times"/>
                <w:sz w:val="20"/>
              </w:rPr>
            </w:rPrChange>
          </w:rPr>
          <w:delText>2</w:delText>
        </w:r>
        <w:r w:rsidR="00FD71C2" w:rsidRPr="00CA4C2C" w:rsidDel="00E94363">
          <w:rPr>
            <w:rFonts w:ascii="Times" w:hAnsi="Times"/>
            <w:sz w:val="20"/>
            <w:highlight w:val="yellow"/>
            <w:rPrChange w:id="61" w:author="Ravi Parikh" w:date="2012-03-11T20:33:00Z">
              <w:rPr>
                <w:rFonts w:ascii="Times" w:hAnsi="Times"/>
                <w:sz w:val="20"/>
              </w:rPr>
            </w:rPrChange>
          </w:rPr>
          <w:delText>]</w:delText>
        </w:r>
        <w:r w:rsidRPr="00CA4C2C" w:rsidDel="00E94363">
          <w:rPr>
            <w:rFonts w:ascii="Times" w:hAnsi="Times"/>
            <w:sz w:val="20"/>
            <w:highlight w:val="yellow"/>
            <w:rPrChange w:id="62" w:author="Ravi Parikh" w:date="2012-03-11T20:33:00Z">
              <w:rPr>
                <w:rFonts w:ascii="Times" w:hAnsi="Times"/>
                <w:sz w:val="20"/>
              </w:rPr>
            </w:rPrChange>
          </w:rPr>
          <w:delText xml:space="preserve"> have some relation to certain neurodegenerative diseases or are involved in pathways that are relevant to the development of Huntington’s Disease.</w:delText>
        </w:r>
        <w:r w:rsidR="007C0AF6" w:rsidRPr="00CA4C2C" w:rsidDel="00E94363">
          <w:rPr>
            <w:rFonts w:ascii="Times" w:hAnsi="Times"/>
            <w:sz w:val="20"/>
            <w:highlight w:val="yellow"/>
            <w:rPrChange w:id="63" w:author="Ravi Parikh" w:date="2012-03-11T20:33:00Z">
              <w:rPr>
                <w:rFonts w:ascii="Times" w:hAnsi="Times"/>
                <w:sz w:val="20"/>
              </w:rPr>
            </w:rPrChange>
          </w:rPr>
          <w:delText xml:space="preserve"> Although the study for which this paper was written did not look into such genes into great detail, these findings </w:delText>
        </w:r>
        <w:r w:rsidR="005D0F47" w:rsidRPr="00CA4C2C" w:rsidDel="00E94363">
          <w:rPr>
            <w:rFonts w:ascii="Times" w:hAnsi="Times"/>
            <w:sz w:val="20"/>
            <w:highlight w:val="yellow"/>
            <w:rPrChange w:id="64" w:author="Ravi Parikh" w:date="2012-03-11T20:33:00Z">
              <w:rPr>
                <w:rFonts w:ascii="Times" w:hAnsi="Times"/>
                <w:sz w:val="20"/>
              </w:rPr>
            </w:rPrChange>
          </w:rPr>
          <w:delText>demonstrate the possibility that this pipeline may be able to propose novel candidates for disease-related genes.</w:delText>
        </w:r>
      </w:del>
    </w:p>
    <w:p w:rsidR="005D0F47" w:rsidRPr="00CA4C2C" w:rsidDel="00E94363" w:rsidRDefault="005D0F47" w:rsidP="00A10252">
      <w:pPr>
        <w:ind w:right="-360"/>
        <w:jc w:val="both"/>
        <w:rPr>
          <w:del w:id="65" w:author="Ravi Parikh" w:date="2012-03-11T21:13:00Z"/>
          <w:rFonts w:ascii="Times" w:hAnsi="Times"/>
          <w:sz w:val="20"/>
          <w:highlight w:val="yellow"/>
          <w:rPrChange w:id="66" w:author="Ravi Parikh" w:date="2012-03-11T20:33:00Z">
            <w:rPr>
              <w:del w:id="67" w:author="Ravi Parikh" w:date="2012-03-11T21:13:00Z"/>
              <w:rFonts w:ascii="Times" w:hAnsi="Times"/>
              <w:sz w:val="20"/>
            </w:rPr>
          </w:rPrChange>
        </w:rPr>
      </w:pPr>
    </w:p>
    <w:p w:rsidR="008B13B1" w:rsidDel="00E94363" w:rsidRDefault="005B5D31" w:rsidP="00A10252">
      <w:pPr>
        <w:ind w:right="-360"/>
        <w:jc w:val="both"/>
        <w:rPr>
          <w:del w:id="68" w:author="Ravi Parikh" w:date="2012-03-11T21:13:00Z"/>
          <w:rFonts w:ascii="Times" w:hAnsi="Times"/>
          <w:sz w:val="20"/>
        </w:rPr>
      </w:pPr>
      <w:del w:id="69" w:author="Ravi Parikh" w:date="2012-03-11T21:13:00Z">
        <w:r w:rsidRPr="00CA4C2C" w:rsidDel="00E94363">
          <w:rPr>
            <w:rFonts w:ascii="Times" w:hAnsi="Times"/>
            <w:sz w:val="20"/>
            <w:highlight w:val="yellow"/>
            <w:rPrChange w:id="70" w:author="Ravi Parikh" w:date="2012-03-11T20:33:00Z">
              <w:rPr>
                <w:rFonts w:ascii="Times" w:hAnsi="Times"/>
                <w:sz w:val="20"/>
              </w:rPr>
            </w:rPrChange>
          </w:rPr>
          <w:delText xml:space="preserve">A diagram showing the network of interactions of genes related to Huntington’s Disease is shown in Figure </w:delText>
        </w:r>
        <w:r w:rsidR="0092460A" w:rsidRPr="00CA4C2C" w:rsidDel="00E94363">
          <w:rPr>
            <w:rFonts w:ascii="Times" w:hAnsi="Times"/>
            <w:sz w:val="20"/>
            <w:highlight w:val="yellow"/>
            <w:rPrChange w:id="71" w:author="Ravi Parikh" w:date="2012-03-11T20:33:00Z">
              <w:rPr>
                <w:rFonts w:ascii="Times" w:hAnsi="Times"/>
                <w:sz w:val="20"/>
              </w:rPr>
            </w:rPrChange>
          </w:rPr>
          <w:delText>3</w:delText>
        </w:r>
        <w:r w:rsidRPr="00CA4C2C" w:rsidDel="00E94363">
          <w:rPr>
            <w:rFonts w:ascii="Times" w:hAnsi="Times"/>
            <w:sz w:val="20"/>
            <w:highlight w:val="yellow"/>
            <w:rPrChange w:id="72" w:author="Ravi Parikh" w:date="2012-03-11T20:33:00Z">
              <w:rPr>
                <w:rFonts w:ascii="Times" w:hAnsi="Times"/>
                <w:sz w:val="20"/>
              </w:rPr>
            </w:rPrChange>
          </w:rPr>
          <w:delText xml:space="preserve">. </w:delText>
        </w:r>
        <w:r w:rsidR="003943BB" w:rsidRPr="00CA4C2C" w:rsidDel="00E94363">
          <w:rPr>
            <w:rFonts w:ascii="Times" w:hAnsi="Times"/>
            <w:sz w:val="20"/>
            <w:highlight w:val="yellow"/>
            <w:rPrChange w:id="73" w:author="Ravi Parikh" w:date="2012-03-11T20:33:00Z">
              <w:rPr>
                <w:rFonts w:ascii="Times" w:hAnsi="Times"/>
                <w:sz w:val="20"/>
              </w:rPr>
            </w:rPrChange>
          </w:rPr>
          <w:delText xml:space="preserve">For all four diseases, the AUROC values for the models </w:delText>
        </w:r>
        <w:r w:rsidR="000543A5" w:rsidRPr="00CA4C2C" w:rsidDel="00E94363">
          <w:rPr>
            <w:rFonts w:ascii="Times" w:hAnsi="Times"/>
            <w:sz w:val="20"/>
            <w:highlight w:val="yellow"/>
            <w:rPrChange w:id="74" w:author="Ravi Parikh" w:date="2012-03-11T20:33:00Z">
              <w:rPr>
                <w:rFonts w:ascii="Times" w:hAnsi="Times"/>
                <w:sz w:val="20"/>
              </w:rPr>
            </w:rPrChange>
          </w:rPr>
          <w:delText>constructed using single net structure</w:delText>
        </w:r>
        <w:r w:rsidR="003943BB" w:rsidRPr="00CA4C2C" w:rsidDel="00E94363">
          <w:rPr>
            <w:rFonts w:ascii="Times" w:hAnsi="Times"/>
            <w:sz w:val="20"/>
            <w:highlight w:val="yellow"/>
            <w:rPrChange w:id="75" w:author="Ravi Parikh" w:date="2012-03-11T20:33:00Z">
              <w:rPr>
                <w:rFonts w:ascii="Times" w:hAnsi="Times"/>
                <w:sz w:val="20"/>
              </w:rPr>
            </w:rPrChange>
          </w:rPr>
          <w:delText xml:space="preserve"> were much lower than those of the multiple experiments. From these numbers, it is easy to see that the integrative approach </w:delText>
        </w:r>
        <w:r w:rsidR="000543A5" w:rsidRPr="00CA4C2C" w:rsidDel="00E94363">
          <w:rPr>
            <w:rFonts w:ascii="Times" w:hAnsi="Times"/>
            <w:sz w:val="20"/>
            <w:highlight w:val="yellow"/>
            <w:rPrChange w:id="76" w:author="Ravi Parikh" w:date="2012-03-11T20:33:00Z">
              <w:rPr>
                <w:rFonts w:ascii="Times" w:hAnsi="Times"/>
                <w:sz w:val="20"/>
              </w:rPr>
            </w:rPrChange>
          </w:rPr>
          <w:delText xml:space="preserve">using multinets </w:delText>
        </w:r>
        <w:r w:rsidR="003943BB" w:rsidRPr="00CA4C2C" w:rsidDel="00E94363">
          <w:rPr>
            <w:rFonts w:ascii="Times" w:hAnsi="Times"/>
            <w:sz w:val="20"/>
            <w:highlight w:val="yellow"/>
            <w:rPrChange w:id="77" w:author="Ravi Parikh" w:date="2012-03-11T20:33:00Z">
              <w:rPr>
                <w:rFonts w:ascii="Times" w:hAnsi="Times"/>
                <w:sz w:val="20"/>
              </w:rPr>
            </w:rPrChange>
          </w:rPr>
          <w:delText xml:space="preserve">provides much better predictive models than do the single </w:delText>
        </w:r>
        <w:r w:rsidR="000543A5" w:rsidRPr="00CA4C2C" w:rsidDel="00E94363">
          <w:rPr>
            <w:rFonts w:ascii="Times" w:hAnsi="Times"/>
            <w:sz w:val="20"/>
            <w:highlight w:val="yellow"/>
            <w:rPrChange w:id="78" w:author="Ravi Parikh" w:date="2012-03-11T20:33:00Z">
              <w:rPr>
                <w:rFonts w:ascii="Times" w:hAnsi="Times"/>
                <w:sz w:val="20"/>
              </w:rPr>
            </w:rPrChange>
          </w:rPr>
          <w:delText>net structure</w:delText>
        </w:r>
        <w:r w:rsidR="003943BB" w:rsidRPr="00CA4C2C" w:rsidDel="00E94363">
          <w:rPr>
            <w:rFonts w:ascii="Times" w:hAnsi="Times"/>
            <w:sz w:val="20"/>
            <w:highlight w:val="yellow"/>
            <w:rPrChange w:id="79" w:author="Ravi Parikh" w:date="2012-03-11T20:33:00Z">
              <w:rPr>
                <w:rFonts w:ascii="Times" w:hAnsi="Times"/>
                <w:sz w:val="20"/>
              </w:rPr>
            </w:rPrChange>
          </w:rPr>
          <w:delText xml:space="preserve">. </w:delText>
        </w:r>
        <w:r w:rsidR="000543A5" w:rsidRPr="00CA4C2C" w:rsidDel="00E94363">
          <w:rPr>
            <w:rFonts w:ascii="Times" w:hAnsi="Times"/>
            <w:sz w:val="20"/>
            <w:highlight w:val="yellow"/>
            <w:rPrChange w:id="80" w:author="Ravi Parikh" w:date="2012-03-11T20:33:00Z">
              <w:rPr>
                <w:rFonts w:ascii="Times" w:hAnsi="Times"/>
                <w:sz w:val="20"/>
              </w:rPr>
            </w:rPrChange>
          </w:rPr>
          <w:delText>Figure 4 presents the constructed single net structure for the same disease used to construct the multinet in Figure 3.</w:delText>
        </w:r>
      </w:del>
    </w:p>
    <w:p w:rsidR="000F174A" w:rsidRDefault="000F174A" w:rsidP="00A10252">
      <w:pPr>
        <w:ind w:right="-360"/>
        <w:jc w:val="both"/>
        <w:rPr>
          <w:rFonts w:ascii="Times" w:hAnsi="Times"/>
          <w:sz w:val="20"/>
        </w:rPr>
      </w:pPr>
    </w:p>
    <w:p w:rsidR="000F174A" w:rsidRPr="00BF77F9" w:rsidRDefault="000F174A" w:rsidP="000F174A">
      <w:pPr>
        <w:jc w:val="both"/>
        <w:rPr>
          <w:rFonts w:ascii="Times" w:hAnsi="Times"/>
          <w:sz w:val="20"/>
        </w:rPr>
      </w:pPr>
      <w:r w:rsidRPr="00BF77F9">
        <w:rPr>
          <w:rFonts w:ascii="Times" w:hAnsi="Times"/>
          <w:sz w:val="20"/>
        </w:rPr>
        <w:t xml:space="preserve">The model created to represent genetic factors relating to </w:t>
      </w:r>
      <w:r>
        <w:rPr>
          <w:rFonts w:ascii="Times" w:hAnsi="Times"/>
          <w:sz w:val="20"/>
        </w:rPr>
        <w:t>leukemia</w:t>
      </w:r>
      <w:r w:rsidRPr="00BF77F9">
        <w:rPr>
          <w:rFonts w:ascii="Times" w:hAnsi="Times"/>
          <w:sz w:val="20"/>
        </w:rPr>
        <w:t xml:space="preserve"> also resulted in similar findings – several genes in this model have already been studied in varying degrees with respect to leukemia (</w:t>
      </w:r>
      <w:r w:rsidRPr="00BF77F9">
        <w:rPr>
          <w:rFonts w:ascii="Times" w:hAnsi="Times"/>
          <w:i/>
          <w:sz w:val="20"/>
        </w:rPr>
        <w:t>WT1, PDE4DIP, NCAM1, AKAP13, SLC35E1, HFE, JUN</w:t>
      </w:r>
      <w:r w:rsidRPr="00BF77F9">
        <w:rPr>
          <w:rFonts w:ascii="Times" w:hAnsi="Times"/>
          <w:sz w:val="20"/>
        </w:rPr>
        <w:t>)</w:t>
      </w:r>
      <w:r>
        <w:rPr>
          <w:rFonts w:ascii="Times" w:hAnsi="Times"/>
          <w:sz w:val="20"/>
        </w:rPr>
        <w:t xml:space="preserve"> [</w:t>
      </w:r>
      <w:r w:rsidRPr="00FD71C2">
        <w:rPr>
          <w:rFonts w:ascii="Times" w:hAnsi="Times"/>
          <w:sz w:val="20"/>
        </w:rPr>
        <w:t>3</w:t>
      </w:r>
      <w:r>
        <w:rPr>
          <w:rFonts w:ascii="Times" w:hAnsi="Times"/>
          <w:sz w:val="20"/>
        </w:rPr>
        <w:t>3</w:t>
      </w:r>
      <w:r w:rsidRPr="00FD71C2">
        <w:rPr>
          <w:rFonts w:ascii="Times" w:hAnsi="Times"/>
          <w:sz w:val="20"/>
        </w:rPr>
        <w:t>-4</w:t>
      </w:r>
      <w:r>
        <w:rPr>
          <w:rFonts w:ascii="Times" w:hAnsi="Times"/>
          <w:sz w:val="20"/>
        </w:rPr>
        <w:t>2];</w:t>
      </w:r>
      <w:r w:rsidRPr="00BF77F9">
        <w:rPr>
          <w:rFonts w:ascii="Times" w:hAnsi="Times"/>
          <w:sz w:val="20"/>
        </w:rPr>
        <w:t xml:space="preserve"> however, a few novel genes were also presented in the model (</w:t>
      </w:r>
      <w:r w:rsidRPr="00BF77F9">
        <w:rPr>
          <w:rFonts w:ascii="Times" w:hAnsi="Times"/>
          <w:i/>
          <w:sz w:val="20"/>
        </w:rPr>
        <w:t>IVD, SYNJ2, TTLL3</w:t>
      </w:r>
      <w:r w:rsidRPr="00BF77F9">
        <w:rPr>
          <w:rFonts w:ascii="Times" w:hAnsi="Times"/>
          <w:sz w:val="20"/>
        </w:rPr>
        <w:t>). Again, such findings demonstrate the power of this project’s methods in discovery of novel disease-specific genes.</w:t>
      </w:r>
    </w:p>
    <w:p w:rsidR="000F174A" w:rsidRDefault="000F174A" w:rsidP="00A10252">
      <w:pPr>
        <w:ind w:right="-360"/>
        <w:jc w:val="both"/>
        <w:rPr>
          <w:rFonts w:ascii="Times" w:hAnsi="Times"/>
          <w:sz w:val="20"/>
        </w:rPr>
      </w:pPr>
    </w:p>
    <w:p w:rsidR="000F174A" w:rsidRPr="00BF77F9" w:rsidRDefault="000F174A" w:rsidP="000F174A">
      <w:pPr>
        <w:pStyle w:val="AMIAHeading"/>
        <w:numPr>
          <w:ilvl w:val="0"/>
          <w:numId w:val="4"/>
        </w:numPr>
      </w:pPr>
      <w:r w:rsidRPr="00BF77F9">
        <w:t>Conclusion</w:t>
      </w:r>
    </w:p>
    <w:p w:rsidR="000F174A" w:rsidRPr="00BF77F9" w:rsidRDefault="000F174A" w:rsidP="000F174A">
      <w:pPr>
        <w:keepNext/>
        <w:jc w:val="both"/>
        <w:rPr>
          <w:rFonts w:ascii="Times" w:hAnsi="Times"/>
          <w:sz w:val="20"/>
        </w:rPr>
      </w:pPr>
      <w:r w:rsidRPr="00BF77F9">
        <w:rPr>
          <w:rFonts w:ascii="Times" w:hAnsi="Times"/>
          <w:sz w:val="20"/>
        </w:rPr>
        <w:t>New methods that this project explored include: 1) automated (rather than manual) mapping of GEO experiments to specific diseases and 2) a structure for automated construction of Bayesian networks with respect to analysis of the influence of genetic factors on specific diseases</w:t>
      </w:r>
    </w:p>
    <w:p w:rsidR="000F174A" w:rsidRPr="00BF77F9" w:rsidRDefault="000F174A" w:rsidP="000F174A">
      <w:pPr>
        <w:jc w:val="both"/>
        <w:rPr>
          <w:rFonts w:ascii="Times" w:hAnsi="Times"/>
          <w:sz w:val="20"/>
        </w:rPr>
      </w:pPr>
    </w:p>
    <w:p w:rsidR="000F174A" w:rsidRDefault="000F174A" w:rsidP="000F174A">
      <w:pPr>
        <w:jc w:val="both"/>
        <w:rPr>
          <w:rFonts w:ascii="Times" w:hAnsi="Times"/>
          <w:sz w:val="20"/>
        </w:rPr>
      </w:pPr>
      <w:r w:rsidRPr="00BF77F9">
        <w:rPr>
          <w:rFonts w:ascii="Times" w:hAnsi="Times"/>
          <w:sz w:val="20"/>
        </w:rPr>
        <w:t xml:space="preserve">New findings that this project discovered include: 1) </w:t>
      </w:r>
      <w:r w:rsidR="00C721A1" w:rsidRPr="00BF77F9">
        <w:rPr>
          <w:rFonts w:ascii="Times" w:hAnsi="Times"/>
          <w:sz w:val="20"/>
        </w:rPr>
        <w:t>the</w:t>
      </w:r>
      <w:r w:rsidR="00C721A1">
        <w:rPr>
          <w:rFonts w:ascii="Times" w:hAnsi="Times"/>
          <w:sz w:val="20"/>
        </w:rPr>
        <w:t xml:space="preserve"> two</w:t>
      </w:r>
      <w:r w:rsidR="00C721A1" w:rsidRPr="00BF77F9">
        <w:rPr>
          <w:rFonts w:ascii="Times" w:hAnsi="Times"/>
          <w:sz w:val="20"/>
        </w:rPr>
        <w:t xml:space="preserve"> </w:t>
      </w:r>
      <w:r w:rsidR="00C721A1">
        <w:rPr>
          <w:rFonts w:ascii="Times" w:hAnsi="Times"/>
          <w:sz w:val="20"/>
        </w:rPr>
        <w:t xml:space="preserve">integrative </w:t>
      </w:r>
      <w:r w:rsidR="00C721A1" w:rsidRPr="00BF77F9">
        <w:rPr>
          <w:rFonts w:ascii="Times" w:hAnsi="Times"/>
          <w:sz w:val="20"/>
        </w:rPr>
        <w:t>framework</w:t>
      </w:r>
      <w:r w:rsidR="00C721A1">
        <w:rPr>
          <w:rFonts w:ascii="Times" w:hAnsi="Times"/>
          <w:sz w:val="20"/>
        </w:rPr>
        <w:t>s</w:t>
      </w:r>
      <w:r w:rsidR="00C721A1" w:rsidRPr="00BF77F9">
        <w:rPr>
          <w:rFonts w:ascii="Times" w:hAnsi="Times"/>
          <w:sz w:val="20"/>
        </w:rPr>
        <w:t xml:space="preserve"> presented in this paper can be used for discovery of novel disease-related gene</w:t>
      </w:r>
      <w:r w:rsidR="00C721A1">
        <w:rPr>
          <w:rFonts w:ascii="Times" w:hAnsi="Times"/>
          <w:sz w:val="20"/>
        </w:rPr>
        <w:t xml:space="preserve"> candidates, 2) </w:t>
      </w:r>
      <w:r w:rsidRPr="00BF77F9">
        <w:rPr>
          <w:rFonts w:ascii="Times" w:hAnsi="Times"/>
          <w:sz w:val="20"/>
        </w:rPr>
        <w:t xml:space="preserve">the accuracy of </w:t>
      </w:r>
      <w:r w:rsidR="00957061">
        <w:rPr>
          <w:rFonts w:ascii="Times" w:hAnsi="Times"/>
          <w:sz w:val="20"/>
        </w:rPr>
        <w:t xml:space="preserve">the integrative </w:t>
      </w:r>
      <w:r w:rsidRPr="00BF77F9">
        <w:rPr>
          <w:rFonts w:ascii="Times" w:hAnsi="Times"/>
          <w:sz w:val="20"/>
        </w:rPr>
        <w:t xml:space="preserve">predictive models is </w:t>
      </w:r>
      <w:r w:rsidR="00957061">
        <w:rPr>
          <w:rFonts w:ascii="Times" w:hAnsi="Times"/>
          <w:sz w:val="20"/>
        </w:rPr>
        <w:t xml:space="preserve">generally </w:t>
      </w:r>
      <w:r w:rsidRPr="00BF77F9">
        <w:rPr>
          <w:rFonts w:ascii="Times" w:hAnsi="Times"/>
          <w:sz w:val="20"/>
        </w:rPr>
        <w:t xml:space="preserve">greater </w:t>
      </w:r>
      <w:r w:rsidR="00957061">
        <w:rPr>
          <w:rFonts w:ascii="Times" w:hAnsi="Times"/>
          <w:sz w:val="20"/>
        </w:rPr>
        <w:t>once the integration is performed in assignment step (</w:t>
      </w:r>
      <w:proofErr w:type="spellStart"/>
      <w:r w:rsidR="00957061">
        <w:rPr>
          <w:rFonts w:ascii="Times" w:hAnsi="Times"/>
          <w:sz w:val="20"/>
        </w:rPr>
        <w:t>multinets</w:t>
      </w:r>
      <w:proofErr w:type="spellEnd"/>
      <w:r w:rsidR="00957061">
        <w:rPr>
          <w:rFonts w:ascii="Times" w:hAnsi="Times"/>
          <w:sz w:val="20"/>
        </w:rPr>
        <w:t xml:space="preserve"> approach) rather than data collection step (single net approach),</w:t>
      </w:r>
      <w:r w:rsidRPr="00BF77F9">
        <w:rPr>
          <w:rFonts w:ascii="Times" w:hAnsi="Times"/>
          <w:sz w:val="20"/>
        </w:rPr>
        <w:t xml:space="preserve"> </w:t>
      </w:r>
      <w:r w:rsidR="00957061">
        <w:rPr>
          <w:rFonts w:ascii="Times" w:hAnsi="Times"/>
          <w:sz w:val="20"/>
        </w:rPr>
        <w:t>3</w:t>
      </w:r>
      <w:r w:rsidRPr="00BF77F9">
        <w:rPr>
          <w:rFonts w:ascii="Times" w:hAnsi="Times"/>
          <w:sz w:val="20"/>
        </w:rPr>
        <w:t xml:space="preserve">) certain genes that may not be as greatly differentially expressed may still hold as much </w:t>
      </w:r>
      <w:r>
        <w:rPr>
          <w:rFonts w:ascii="Times" w:hAnsi="Times"/>
          <w:sz w:val="20"/>
        </w:rPr>
        <w:t>predictive power</w:t>
      </w:r>
      <w:r w:rsidRPr="00BF77F9">
        <w:rPr>
          <w:rFonts w:ascii="Times" w:hAnsi="Times"/>
          <w:sz w:val="20"/>
        </w:rPr>
        <w:t xml:space="preserve"> as those genes at the top of the list, and 3) </w:t>
      </w:r>
    </w:p>
    <w:p w:rsidR="000F174A" w:rsidRDefault="000F174A" w:rsidP="000F174A">
      <w:pPr>
        <w:jc w:val="both"/>
        <w:rPr>
          <w:rFonts w:ascii="Times" w:hAnsi="Times"/>
          <w:sz w:val="20"/>
        </w:rPr>
      </w:pPr>
    </w:p>
    <w:p w:rsidR="000F174A" w:rsidRPr="00BF77F9" w:rsidRDefault="000F174A" w:rsidP="000F174A">
      <w:pPr>
        <w:jc w:val="both"/>
        <w:rPr>
          <w:rFonts w:ascii="Times" w:hAnsi="Times"/>
          <w:sz w:val="20"/>
        </w:rPr>
      </w:pPr>
    </w:p>
    <w:p w:rsidR="000F174A" w:rsidRPr="00BF77F9" w:rsidRDefault="000F174A" w:rsidP="00A10252">
      <w:pPr>
        <w:ind w:right="-360"/>
        <w:jc w:val="both"/>
        <w:rPr>
          <w:rFonts w:ascii="Times" w:hAnsi="Times"/>
          <w:sz w:val="20"/>
        </w:rPr>
      </w:pPr>
    </w:p>
    <w:p w:rsidR="007D7985" w:rsidRPr="00BF77F9" w:rsidRDefault="007D7985" w:rsidP="00A10252">
      <w:pPr>
        <w:jc w:val="center"/>
        <w:rPr>
          <w:rFonts w:ascii="Times" w:hAnsi="Times"/>
          <w:sz w:val="20"/>
        </w:rPr>
      </w:pPr>
    </w:p>
    <w:p w:rsidR="007B5C2E" w:rsidRDefault="003801AB" w:rsidP="00A10252">
      <w:pPr>
        <w:jc w:val="both"/>
        <w:rPr>
          <w:rFonts w:ascii="Times" w:hAnsi="Times"/>
          <w:b/>
          <w:sz w:val="20"/>
        </w:rPr>
      </w:pPr>
      <w:ins w:id="81" w:author="Ravi Parikh" w:date="2012-03-11T20:26:00Z">
        <w:r>
          <w:rPr>
            <w:rFonts w:ascii="Times" w:hAnsi="Times"/>
            <w:noProof/>
            <w:sz w:val="20"/>
          </w:rPr>
          <w:drawing>
            <wp:inline distT="0" distB="0" distL="0" distR="0">
              <wp:extent cx="5943600" cy="6574790"/>
              <wp:effectExtent l="25400" t="0" r="0" b="0"/>
              <wp:docPr id="4" name="Picture 3" descr="Lymph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mphoma.png"/>
                      <pic:cNvPicPr/>
                    </pic:nvPicPr>
                    <pic:blipFill>
                      <a:blip r:embed="rId12"/>
                      <a:stretch>
                        <a:fillRect/>
                      </a:stretch>
                    </pic:blipFill>
                    <pic:spPr>
                      <a:xfrm>
                        <a:off x="0" y="0"/>
                        <a:ext cx="5943600" cy="6574790"/>
                      </a:xfrm>
                      <a:prstGeom prst="rect">
                        <a:avLst/>
                      </a:prstGeom>
                    </pic:spPr>
                  </pic:pic>
                </a:graphicData>
              </a:graphic>
            </wp:inline>
          </w:drawing>
        </w:r>
      </w:ins>
      <w:del w:id="82" w:author="Ravi Parikh" w:date="2012-03-11T20:23:00Z">
        <w:r w:rsidR="007B5C2E" w:rsidRPr="00BF77F9" w:rsidDel="003801AB">
          <w:rPr>
            <w:rFonts w:ascii="Times" w:hAnsi="Times"/>
            <w:noProof/>
            <w:sz w:val="20"/>
          </w:rPr>
          <w:drawing>
            <wp:inline distT="0" distB="0" distL="0" distR="0">
              <wp:extent cx="5309958" cy="4604069"/>
              <wp:effectExtent l="25400" t="0" r="0" b="0"/>
              <wp:docPr id="2" name="Picture 0" descr="HuntingtonMulti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ingtonMultinet.jpg"/>
                      <pic:cNvPicPr/>
                    </pic:nvPicPr>
                    <pic:blipFill>
                      <a:blip r:embed="rId13"/>
                      <a:stretch>
                        <a:fillRect/>
                      </a:stretch>
                    </pic:blipFill>
                    <pic:spPr>
                      <a:xfrm>
                        <a:off x="0" y="0"/>
                        <a:ext cx="5303671" cy="4598617"/>
                      </a:xfrm>
                      <a:prstGeom prst="rect">
                        <a:avLst/>
                      </a:prstGeom>
                    </pic:spPr>
                  </pic:pic>
                </a:graphicData>
              </a:graphic>
            </wp:inline>
          </w:drawing>
        </w:r>
      </w:del>
    </w:p>
    <w:p w:rsidR="001255BC" w:rsidRDefault="001255BC" w:rsidP="00A10252">
      <w:pPr>
        <w:numPr>
          <w:ins w:id="83" w:author="Ravi Parikh" w:date="2012-03-11T21:16:00Z"/>
        </w:numPr>
        <w:jc w:val="both"/>
        <w:rPr>
          <w:ins w:id="84" w:author="Ravi Parikh" w:date="2012-03-11T21:16:00Z"/>
          <w:rFonts w:ascii="Times" w:hAnsi="Times"/>
          <w:b/>
          <w:sz w:val="20"/>
        </w:rPr>
      </w:pPr>
    </w:p>
    <w:p w:rsidR="007D7985" w:rsidRPr="00BF77F9" w:rsidRDefault="007D7985" w:rsidP="00A10252">
      <w:pPr>
        <w:jc w:val="both"/>
        <w:rPr>
          <w:rFonts w:ascii="Times" w:hAnsi="Times"/>
          <w:sz w:val="20"/>
        </w:rPr>
        <w:sectPr w:rsidR="007D7985" w:rsidRPr="00BF77F9">
          <w:type w:val="continuous"/>
          <w:pgSz w:w="12240" w:h="15840"/>
          <w:pgMar w:top="1440" w:right="1440" w:bottom="1440" w:left="1440" w:gutter="0"/>
        </w:sectPr>
      </w:pPr>
      <w:r w:rsidRPr="00BF77F9">
        <w:rPr>
          <w:rFonts w:ascii="Times" w:hAnsi="Times"/>
          <w:b/>
          <w:sz w:val="20"/>
        </w:rPr>
        <w:t xml:space="preserve">Figure </w:t>
      </w:r>
      <w:r w:rsidR="0092460A">
        <w:rPr>
          <w:rFonts w:ascii="Times" w:hAnsi="Times"/>
          <w:b/>
          <w:sz w:val="20"/>
        </w:rPr>
        <w:t>3</w:t>
      </w:r>
      <w:r w:rsidRPr="00BF77F9">
        <w:rPr>
          <w:rFonts w:ascii="Times" w:hAnsi="Times"/>
          <w:b/>
          <w:sz w:val="20"/>
        </w:rPr>
        <w:t>:</w:t>
      </w:r>
      <w:r w:rsidRPr="00BF77F9">
        <w:rPr>
          <w:rFonts w:ascii="Times" w:hAnsi="Times"/>
          <w:sz w:val="20"/>
        </w:rPr>
        <w:t xml:space="preserve"> </w:t>
      </w:r>
      <w:r w:rsidR="009E0B84">
        <w:rPr>
          <w:rFonts w:ascii="Times" w:hAnsi="Times"/>
          <w:sz w:val="20"/>
        </w:rPr>
        <w:t xml:space="preserve">Constructed </w:t>
      </w:r>
      <w:r w:rsidRPr="00BF77F9">
        <w:rPr>
          <w:rFonts w:ascii="Times" w:hAnsi="Times"/>
          <w:sz w:val="20"/>
        </w:rPr>
        <w:t xml:space="preserve">Bayesian </w:t>
      </w:r>
      <w:proofErr w:type="spellStart"/>
      <w:r w:rsidRPr="00BF77F9">
        <w:rPr>
          <w:rFonts w:ascii="Times" w:hAnsi="Times"/>
          <w:sz w:val="20"/>
        </w:rPr>
        <w:t>multinet</w:t>
      </w:r>
      <w:proofErr w:type="spellEnd"/>
      <w:r w:rsidRPr="00BF77F9">
        <w:rPr>
          <w:rFonts w:ascii="Times" w:hAnsi="Times"/>
          <w:sz w:val="20"/>
        </w:rPr>
        <w:t xml:space="preserve"> showing the interactions among genes related to </w:t>
      </w:r>
      <w:del w:id="85" w:author="Ravi Parikh" w:date="2012-03-11T20:22:00Z">
        <w:r w:rsidRPr="00BF77F9" w:rsidDel="003801AB">
          <w:rPr>
            <w:rFonts w:ascii="Times" w:hAnsi="Times"/>
            <w:sz w:val="20"/>
          </w:rPr>
          <w:delText>Huntington’s Disease</w:delText>
        </w:r>
      </w:del>
      <w:ins w:id="86" w:author="Ravi Parikh" w:date="2012-03-11T20:22:00Z">
        <w:r w:rsidR="003801AB">
          <w:rPr>
            <w:rFonts w:ascii="Times" w:hAnsi="Times"/>
            <w:sz w:val="20"/>
          </w:rPr>
          <w:t>Lymphoma</w:t>
        </w:r>
      </w:ins>
      <w:r w:rsidR="009E0B84">
        <w:rPr>
          <w:rFonts w:ascii="Times" w:hAnsi="Times"/>
          <w:sz w:val="20"/>
        </w:rPr>
        <w:t xml:space="preserve"> and controls.</w:t>
      </w:r>
    </w:p>
    <w:p w:rsidR="007D7985" w:rsidRPr="00BF77F9" w:rsidRDefault="007D7985" w:rsidP="00A10252">
      <w:pPr>
        <w:jc w:val="both"/>
        <w:rPr>
          <w:rFonts w:ascii="Times" w:hAnsi="Times"/>
          <w:sz w:val="20"/>
        </w:rPr>
      </w:pPr>
    </w:p>
    <w:p w:rsidR="005B5D31" w:rsidRDefault="005B5D31" w:rsidP="00A10252">
      <w:pPr>
        <w:jc w:val="both"/>
        <w:rPr>
          <w:rFonts w:ascii="Times" w:hAnsi="Times"/>
          <w:sz w:val="20"/>
        </w:rPr>
      </w:pPr>
    </w:p>
    <w:p w:rsidR="00985EE7" w:rsidRDefault="00A523F9" w:rsidP="00A523F9">
      <w:pPr>
        <w:jc w:val="center"/>
        <w:rPr>
          <w:rFonts w:ascii="Times" w:hAnsi="Times"/>
          <w:sz w:val="20"/>
        </w:rPr>
        <w:pPrChange w:id="87" w:author="Ravi Parikh" w:date="2012-03-11T20:32:00Z">
          <w:pPr>
            <w:jc w:val="both"/>
          </w:pPr>
        </w:pPrChange>
      </w:pPr>
      <w:ins w:id="88" w:author="Ravi Parikh" w:date="2012-03-11T20:32:00Z">
        <w:r>
          <w:rPr>
            <w:rFonts w:ascii="Times" w:hAnsi="Times"/>
            <w:noProof/>
            <w:sz w:val="20"/>
          </w:rPr>
          <w:drawing>
            <wp:inline distT="0" distB="0" distL="0" distR="0">
              <wp:extent cx="4483735" cy="4566129"/>
              <wp:effectExtent l="25400" t="0" r="12065" b="0"/>
              <wp:docPr id="5" name="Picture 4" descr="lymphoma sing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mphoma singlenet.png"/>
                      <pic:cNvPicPr/>
                    </pic:nvPicPr>
                    <pic:blipFill>
                      <a:blip r:embed="rId14"/>
                      <a:stretch>
                        <a:fillRect/>
                      </a:stretch>
                    </pic:blipFill>
                    <pic:spPr>
                      <a:xfrm>
                        <a:off x="0" y="0"/>
                        <a:ext cx="4483945" cy="4566343"/>
                      </a:xfrm>
                      <a:prstGeom prst="rect">
                        <a:avLst/>
                      </a:prstGeom>
                    </pic:spPr>
                  </pic:pic>
                </a:graphicData>
              </a:graphic>
            </wp:inline>
          </w:drawing>
        </w:r>
      </w:ins>
      <w:del w:id="89" w:author="Ravi Parikh" w:date="2012-03-11T20:27:00Z">
        <w:r w:rsidR="00985EE7" w:rsidDel="00D62BD2">
          <w:rPr>
            <w:rFonts w:ascii="Times" w:hAnsi="Times"/>
            <w:noProof/>
            <w:sz w:val="20"/>
          </w:rPr>
          <w:drawing>
            <wp:inline distT="0" distB="0" distL="0" distR="0">
              <wp:extent cx="3523615" cy="3510817"/>
              <wp:effectExtent l="2540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et.eps"/>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4670" cy="3511868"/>
                      </a:xfrm>
                      <a:prstGeom prst="rect">
                        <a:avLst/>
                      </a:prstGeom>
                    </pic:spPr>
                  </pic:pic>
                </a:graphicData>
              </a:graphic>
            </wp:inline>
          </w:drawing>
        </w:r>
      </w:del>
    </w:p>
    <w:p w:rsidR="00985EE7" w:rsidRDefault="00985EE7" w:rsidP="00A10252">
      <w:pPr>
        <w:jc w:val="both"/>
        <w:rPr>
          <w:rFonts w:ascii="Times" w:hAnsi="Times"/>
          <w:sz w:val="20"/>
        </w:rPr>
      </w:pPr>
      <w:r>
        <w:rPr>
          <w:rFonts w:ascii="Times" w:hAnsi="Times"/>
          <w:sz w:val="20"/>
        </w:rPr>
        <w:t xml:space="preserve">Figure 4: Constructed </w:t>
      </w:r>
      <w:r w:rsidRPr="00BF77F9">
        <w:rPr>
          <w:rFonts w:ascii="Times" w:hAnsi="Times"/>
          <w:sz w:val="20"/>
        </w:rPr>
        <w:t xml:space="preserve">Bayesian </w:t>
      </w:r>
      <w:r>
        <w:rPr>
          <w:rFonts w:ascii="Times" w:hAnsi="Times"/>
          <w:sz w:val="20"/>
        </w:rPr>
        <w:t xml:space="preserve">single net </w:t>
      </w:r>
      <w:r w:rsidRPr="00BF77F9">
        <w:rPr>
          <w:rFonts w:ascii="Times" w:hAnsi="Times"/>
          <w:sz w:val="20"/>
        </w:rPr>
        <w:t xml:space="preserve">showing the genes </w:t>
      </w:r>
      <w:r>
        <w:rPr>
          <w:rFonts w:ascii="Times" w:hAnsi="Times"/>
          <w:sz w:val="20"/>
        </w:rPr>
        <w:t>contributing</w:t>
      </w:r>
      <w:r w:rsidRPr="00BF77F9">
        <w:rPr>
          <w:rFonts w:ascii="Times" w:hAnsi="Times"/>
          <w:sz w:val="20"/>
        </w:rPr>
        <w:t xml:space="preserve"> to </w:t>
      </w:r>
      <w:r>
        <w:rPr>
          <w:rFonts w:ascii="Times" w:hAnsi="Times"/>
          <w:sz w:val="20"/>
        </w:rPr>
        <w:t xml:space="preserve">differentiating patients with </w:t>
      </w:r>
      <w:del w:id="90" w:author="Ravi Parikh" w:date="2012-03-11T20:27:00Z">
        <w:r w:rsidRPr="00BF77F9" w:rsidDel="00D62BD2">
          <w:rPr>
            <w:rFonts w:ascii="Times" w:hAnsi="Times"/>
            <w:sz w:val="20"/>
          </w:rPr>
          <w:delText>Huntington’s disease</w:delText>
        </w:r>
      </w:del>
      <w:ins w:id="91" w:author="Ravi Parikh" w:date="2012-03-11T20:27:00Z">
        <w:r w:rsidR="00D62BD2">
          <w:rPr>
            <w:rFonts w:ascii="Times" w:hAnsi="Times"/>
            <w:sz w:val="20"/>
          </w:rPr>
          <w:t>Lymphoma</w:t>
        </w:r>
      </w:ins>
      <w:r>
        <w:rPr>
          <w:rFonts w:ascii="Times" w:hAnsi="Times"/>
          <w:sz w:val="20"/>
        </w:rPr>
        <w:t xml:space="preserve"> from controls.</w:t>
      </w:r>
    </w:p>
    <w:p w:rsidR="00985EE7" w:rsidRDefault="00985EE7" w:rsidP="00A10252">
      <w:pPr>
        <w:jc w:val="both"/>
        <w:rPr>
          <w:rFonts w:ascii="Times" w:hAnsi="Times"/>
          <w:sz w:val="20"/>
        </w:rPr>
      </w:pPr>
    </w:p>
    <w:p w:rsidR="00985EE7" w:rsidRPr="00BF77F9" w:rsidRDefault="00985EE7" w:rsidP="00A10252">
      <w:pPr>
        <w:jc w:val="both"/>
        <w:rPr>
          <w:rFonts w:ascii="Times" w:hAnsi="Times"/>
          <w:sz w:val="20"/>
        </w:rPr>
      </w:pPr>
    </w:p>
    <w:p w:rsidR="008C37EA" w:rsidRDefault="008C37EA" w:rsidP="008C37EA">
      <w:pPr>
        <w:pStyle w:val="AMIAHeading"/>
        <w:numPr>
          <w:ilvl w:val="0"/>
          <w:numId w:val="4"/>
        </w:numPr>
      </w:pPr>
      <w:r>
        <w:t>Acknowledgments</w:t>
      </w:r>
    </w:p>
    <w:p w:rsidR="005B5D31" w:rsidRDefault="005B5D31" w:rsidP="00A10252">
      <w:pPr>
        <w:spacing w:before="16"/>
        <w:textAlignment w:val="baseline"/>
        <w:rPr>
          <w:sz w:val="20"/>
          <w:szCs w:val="20"/>
        </w:rPr>
      </w:pPr>
      <w:r w:rsidRPr="00BF77F9">
        <w:rPr>
          <w:sz w:val="20"/>
          <w:szCs w:val="20"/>
        </w:rPr>
        <w:t xml:space="preserve">This work was supported by NIH grants 5R21DA025168-02 (G. </w:t>
      </w:r>
      <w:proofErr w:type="spellStart"/>
      <w:r w:rsidRPr="00BF77F9">
        <w:rPr>
          <w:sz w:val="20"/>
          <w:szCs w:val="20"/>
        </w:rPr>
        <w:t>Alterovitz</w:t>
      </w:r>
      <w:proofErr w:type="spellEnd"/>
      <w:r w:rsidRPr="00BF77F9">
        <w:rPr>
          <w:sz w:val="20"/>
          <w:szCs w:val="20"/>
        </w:rPr>
        <w:t xml:space="preserve">), 1R01HG004836-01 (G. </w:t>
      </w:r>
      <w:proofErr w:type="spellStart"/>
      <w:r w:rsidRPr="00BF77F9">
        <w:rPr>
          <w:sz w:val="20"/>
          <w:szCs w:val="20"/>
        </w:rPr>
        <w:t>Alterovitz</w:t>
      </w:r>
      <w:proofErr w:type="spellEnd"/>
      <w:r w:rsidRPr="00BF77F9">
        <w:rPr>
          <w:sz w:val="20"/>
          <w:szCs w:val="20"/>
        </w:rPr>
        <w:t xml:space="preserve">), and 4R00LM009826-03 (G. </w:t>
      </w:r>
      <w:proofErr w:type="spellStart"/>
      <w:r w:rsidRPr="00BF77F9">
        <w:rPr>
          <w:sz w:val="20"/>
          <w:szCs w:val="20"/>
        </w:rPr>
        <w:t>Alterovitz</w:t>
      </w:r>
      <w:proofErr w:type="spellEnd"/>
      <w:r w:rsidRPr="00BF77F9">
        <w:rPr>
          <w:sz w:val="20"/>
          <w:szCs w:val="20"/>
        </w:rPr>
        <w:t>).</w:t>
      </w:r>
      <w:r w:rsidR="00032030">
        <w:rPr>
          <w:sz w:val="20"/>
          <w:szCs w:val="20"/>
        </w:rPr>
        <w:t xml:space="preserve"> We would like to thank the reviewers for critically reviewing the paper. </w:t>
      </w:r>
      <w:r w:rsidR="008E3CD0">
        <w:rPr>
          <w:sz w:val="20"/>
          <w:szCs w:val="20"/>
        </w:rPr>
        <w:t xml:space="preserve">We would also like to thank Kent Huynh and Albert Wu for their contribution in implementing </w:t>
      </w:r>
      <w:proofErr w:type="spellStart"/>
      <w:r w:rsidR="008E3CD0">
        <w:rPr>
          <w:sz w:val="20"/>
          <w:szCs w:val="20"/>
        </w:rPr>
        <w:t>multinet</w:t>
      </w:r>
      <w:proofErr w:type="spellEnd"/>
      <w:r w:rsidR="008E3CD0">
        <w:rPr>
          <w:sz w:val="20"/>
          <w:szCs w:val="20"/>
        </w:rPr>
        <w:t xml:space="preserve"> Bayesian model. </w:t>
      </w:r>
    </w:p>
    <w:p w:rsidR="00326AFC" w:rsidRDefault="00326AFC" w:rsidP="00A10252">
      <w:pPr>
        <w:spacing w:before="16"/>
        <w:textAlignment w:val="baseline"/>
        <w:rPr>
          <w:sz w:val="20"/>
          <w:szCs w:val="20"/>
        </w:rPr>
      </w:pPr>
    </w:p>
    <w:p w:rsidR="00326AFC" w:rsidRPr="00BF77F9" w:rsidRDefault="00326AFC" w:rsidP="00326AFC">
      <w:pPr>
        <w:pStyle w:val="AMIAHeading"/>
        <w:numPr>
          <w:ilvl w:val="0"/>
          <w:numId w:val="4"/>
        </w:numPr>
      </w:pPr>
      <w:r>
        <w:t>Figures and Tables</w:t>
      </w:r>
    </w:p>
    <w:p w:rsidR="00326AFC" w:rsidRPr="00BF77F9" w:rsidRDefault="00326AFC" w:rsidP="00A10252">
      <w:pPr>
        <w:spacing w:before="16"/>
        <w:textAlignment w:val="baseline"/>
        <w:rPr>
          <w:rFonts w:asciiTheme="minorHAnsi" w:hAnsiTheme="minorHAnsi"/>
          <w:sz w:val="20"/>
          <w:szCs w:val="20"/>
        </w:rPr>
        <w:sectPr w:rsidR="00326AFC" w:rsidRPr="00BF77F9">
          <w:type w:val="continuous"/>
          <w:pgSz w:w="12240" w:h="15840"/>
          <w:pgMar w:top="1440" w:right="1440" w:bottom="1440" w:left="1440" w:gutter="0"/>
        </w:sectPr>
      </w:pPr>
    </w:p>
    <w:p w:rsidR="0032210D" w:rsidRDefault="00326AFC" w:rsidP="00A10252">
      <w:pPr>
        <w:spacing w:before="16"/>
        <w:jc w:val="both"/>
        <w:textAlignment w:val="baseline"/>
        <w:rPr>
          <w:sz w:val="20"/>
          <w:szCs w:val="20"/>
        </w:rPr>
      </w:pPr>
      <w:r>
        <w:rPr>
          <w:sz w:val="20"/>
          <w:szCs w:val="20"/>
        </w:rPr>
        <w:t>Figure 1: Example of a Bayesian network, page 2.</w:t>
      </w:r>
    </w:p>
    <w:p w:rsidR="00326AFC" w:rsidRDefault="00326AFC" w:rsidP="00A10252">
      <w:pPr>
        <w:spacing w:before="16"/>
        <w:jc w:val="both"/>
        <w:textAlignment w:val="baseline"/>
        <w:rPr>
          <w:sz w:val="20"/>
          <w:szCs w:val="20"/>
        </w:rPr>
      </w:pPr>
      <w:r>
        <w:rPr>
          <w:sz w:val="20"/>
          <w:szCs w:val="20"/>
        </w:rPr>
        <w:t>Figure 2: Outline of steps in the experiment, page 4.</w:t>
      </w:r>
    </w:p>
    <w:p w:rsidR="00326AFC" w:rsidRDefault="00326AFC" w:rsidP="00A10252">
      <w:pPr>
        <w:spacing w:before="16"/>
        <w:jc w:val="both"/>
        <w:textAlignment w:val="baseline"/>
        <w:rPr>
          <w:sz w:val="20"/>
          <w:szCs w:val="20"/>
        </w:rPr>
      </w:pPr>
      <w:r>
        <w:rPr>
          <w:sz w:val="20"/>
          <w:szCs w:val="20"/>
        </w:rPr>
        <w:t xml:space="preserve">Figure 3: </w:t>
      </w:r>
      <w:r w:rsidR="00035530">
        <w:rPr>
          <w:rFonts w:ascii="Times" w:hAnsi="Times"/>
          <w:sz w:val="20"/>
        </w:rPr>
        <w:t xml:space="preserve">Constructed </w:t>
      </w:r>
      <w:r w:rsidR="00035530" w:rsidRPr="00BF77F9">
        <w:rPr>
          <w:rFonts w:ascii="Times" w:hAnsi="Times"/>
          <w:sz w:val="20"/>
        </w:rPr>
        <w:t xml:space="preserve">Bayesian </w:t>
      </w:r>
      <w:proofErr w:type="spellStart"/>
      <w:r w:rsidR="00035530" w:rsidRPr="00BF77F9">
        <w:rPr>
          <w:rFonts w:ascii="Times" w:hAnsi="Times"/>
          <w:sz w:val="20"/>
        </w:rPr>
        <w:t>multinet</w:t>
      </w:r>
      <w:proofErr w:type="spellEnd"/>
      <w:r w:rsidR="00035530" w:rsidRPr="00BF77F9">
        <w:rPr>
          <w:rFonts w:ascii="Times" w:hAnsi="Times"/>
          <w:sz w:val="20"/>
        </w:rPr>
        <w:t xml:space="preserve"> showing the interactions among genes related to </w:t>
      </w:r>
      <w:del w:id="92" w:author="Ravi Parikh" w:date="2012-03-11T20:32:00Z">
        <w:r w:rsidR="00035530" w:rsidRPr="00BF77F9" w:rsidDel="00A523F9">
          <w:rPr>
            <w:rFonts w:ascii="Times" w:hAnsi="Times"/>
            <w:sz w:val="20"/>
          </w:rPr>
          <w:delText xml:space="preserve">Huntington’s </w:delText>
        </w:r>
      </w:del>
      <w:ins w:id="93" w:author="Ravi Parikh" w:date="2012-03-11T20:32:00Z">
        <w:r w:rsidR="00A523F9">
          <w:rPr>
            <w:rFonts w:ascii="Times" w:hAnsi="Times"/>
            <w:sz w:val="20"/>
          </w:rPr>
          <w:t>Lymphoma</w:t>
        </w:r>
      </w:ins>
      <w:del w:id="94" w:author="Ravi Parikh" w:date="2012-03-11T20:32:00Z">
        <w:r w:rsidR="00035530" w:rsidRPr="00BF77F9" w:rsidDel="00A523F9">
          <w:rPr>
            <w:rFonts w:ascii="Times" w:hAnsi="Times"/>
            <w:sz w:val="20"/>
          </w:rPr>
          <w:delText>Disease</w:delText>
        </w:r>
      </w:del>
      <w:r w:rsidR="00035530">
        <w:rPr>
          <w:rFonts w:ascii="Times" w:hAnsi="Times"/>
          <w:sz w:val="20"/>
        </w:rPr>
        <w:t xml:space="preserve"> and controls</w:t>
      </w:r>
      <w:r w:rsidR="001B5C8A">
        <w:rPr>
          <w:sz w:val="20"/>
          <w:szCs w:val="20"/>
        </w:rPr>
        <w:t xml:space="preserve">, page </w:t>
      </w:r>
      <w:r w:rsidR="00035530">
        <w:rPr>
          <w:sz w:val="20"/>
          <w:szCs w:val="20"/>
        </w:rPr>
        <w:t>8</w:t>
      </w:r>
      <w:r w:rsidR="001B5C8A">
        <w:rPr>
          <w:sz w:val="20"/>
          <w:szCs w:val="20"/>
        </w:rPr>
        <w:t>.</w:t>
      </w:r>
    </w:p>
    <w:p w:rsidR="00035530" w:rsidRPr="00166763" w:rsidRDefault="00035530" w:rsidP="00166763">
      <w:pPr>
        <w:jc w:val="both"/>
        <w:rPr>
          <w:rFonts w:ascii="Times" w:hAnsi="Times"/>
          <w:sz w:val="20"/>
        </w:rPr>
      </w:pPr>
      <w:r>
        <w:rPr>
          <w:sz w:val="20"/>
          <w:szCs w:val="20"/>
        </w:rPr>
        <w:t xml:space="preserve">Figure 4: </w:t>
      </w:r>
      <w:r>
        <w:rPr>
          <w:rFonts w:ascii="Times" w:hAnsi="Times"/>
          <w:sz w:val="20"/>
        </w:rPr>
        <w:t xml:space="preserve">Figure 4: Constructed </w:t>
      </w:r>
      <w:r w:rsidRPr="00BF77F9">
        <w:rPr>
          <w:rFonts w:ascii="Times" w:hAnsi="Times"/>
          <w:sz w:val="20"/>
        </w:rPr>
        <w:t xml:space="preserve">Bayesian </w:t>
      </w:r>
      <w:r>
        <w:rPr>
          <w:rFonts w:ascii="Times" w:hAnsi="Times"/>
          <w:sz w:val="20"/>
        </w:rPr>
        <w:t xml:space="preserve">single net </w:t>
      </w:r>
      <w:r w:rsidRPr="00BF77F9">
        <w:rPr>
          <w:rFonts w:ascii="Times" w:hAnsi="Times"/>
          <w:sz w:val="20"/>
        </w:rPr>
        <w:t xml:space="preserve">showing the genes </w:t>
      </w:r>
      <w:r>
        <w:rPr>
          <w:rFonts w:ascii="Times" w:hAnsi="Times"/>
          <w:sz w:val="20"/>
        </w:rPr>
        <w:t>contributing</w:t>
      </w:r>
      <w:r w:rsidRPr="00BF77F9">
        <w:rPr>
          <w:rFonts w:ascii="Times" w:hAnsi="Times"/>
          <w:sz w:val="20"/>
        </w:rPr>
        <w:t xml:space="preserve"> to </w:t>
      </w:r>
      <w:r>
        <w:rPr>
          <w:rFonts w:ascii="Times" w:hAnsi="Times"/>
          <w:sz w:val="20"/>
        </w:rPr>
        <w:t xml:space="preserve">differentiating patients with </w:t>
      </w:r>
      <w:del w:id="95" w:author="Ravi Parikh" w:date="2012-03-11T20:32:00Z">
        <w:r w:rsidRPr="00BF77F9" w:rsidDel="00A523F9">
          <w:rPr>
            <w:rFonts w:ascii="Times" w:hAnsi="Times"/>
            <w:sz w:val="20"/>
          </w:rPr>
          <w:delText>Huntington’s disease</w:delText>
        </w:r>
      </w:del>
      <w:ins w:id="96" w:author="Ravi Parikh" w:date="2012-03-11T20:32:00Z">
        <w:r w:rsidR="00A523F9">
          <w:rPr>
            <w:rFonts w:ascii="Times" w:hAnsi="Times"/>
            <w:sz w:val="20"/>
          </w:rPr>
          <w:t>Lymphoma</w:t>
        </w:r>
      </w:ins>
      <w:r>
        <w:rPr>
          <w:rFonts w:ascii="Times" w:hAnsi="Times"/>
          <w:sz w:val="20"/>
        </w:rPr>
        <w:t xml:space="preserve"> from controls, page 9</w:t>
      </w:r>
      <w:bookmarkStart w:id="97" w:name="_GoBack"/>
      <w:bookmarkEnd w:id="97"/>
      <w:r>
        <w:rPr>
          <w:rFonts w:ascii="Times" w:hAnsi="Times"/>
          <w:sz w:val="20"/>
        </w:rPr>
        <w:t>.</w:t>
      </w:r>
    </w:p>
    <w:p w:rsidR="002615EE" w:rsidRDefault="001B5C8A" w:rsidP="00C919F6">
      <w:pPr>
        <w:spacing w:before="16"/>
        <w:jc w:val="both"/>
        <w:textAlignment w:val="baseline"/>
        <w:rPr>
          <w:sz w:val="20"/>
          <w:szCs w:val="20"/>
        </w:rPr>
      </w:pPr>
      <w:r>
        <w:rPr>
          <w:sz w:val="20"/>
          <w:szCs w:val="20"/>
        </w:rPr>
        <w:t xml:space="preserve">Table 1: </w:t>
      </w:r>
      <w:r w:rsidR="00C919F6">
        <w:rPr>
          <w:sz w:val="20"/>
          <w:szCs w:val="20"/>
        </w:rPr>
        <w:t>Average number of genes in GEO datasets, page 4.</w:t>
      </w:r>
      <w:r w:rsidR="00C919F6" w:rsidDel="00C919F6">
        <w:rPr>
          <w:sz w:val="20"/>
          <w:szCs w:val="20"/>
        </w:rPr>
        <w:t xml:space="preserve"> </w:t>
      </w:r>
    </w:p>
    <w:p w:rsidR="00C919F6" w:rsidRDefault="00C919F6" w:rsidP="00A10252">
      <w:pPr>
        <w:spacing w:before="16"/>
        <w:jc w:val="both"/>
        <w:textAlignment w:val="baseline"/>
        <w:rPr>
          <w:sz w:val="20"/>
          <w:szCs w:val="20"/>
        </w:rPr>
      </w:pPr>
      <w:r>
        <w:rPr>
          <w:sz w:val="20"/>
          <w:szCs w:val="20"/>
        </w:rPr>
        <w:t>Table 2: Summary of results, page 6.</w:t>
      </w:r>
    </w:p>
    <w:p w:rsidR="00C919F6" w:rsidRPr="00BF77F9" w:rsidRDefault="00C919F6" w:rsidP="00A10252">
      <w:pPr>
        <w:spacing w:before="16"/>
        <w:jc w:val="both"/>
        <w:textAlignment w:val="baseline"/>
        <w:rPr>
          <w:sz w:val="20"/>
          <w:szCs w:val="20"/>
        </w:rPr>
      </w:pPr>
    </w:p>
    <w:p w:rsidR="00A523F9" w:rsidRDefault="00A523F9" w:rsidP="00A10252">
      <w:pPr>
        <w:numPr>
          <w:ins w:id="98" w:author="Ravi Parikh" w:date="2012-03-11T20:32:00Z"/>
        </w:numPr>
        <w:spacing w:before="16"/>
        <w:jc w:val="center"/>
        <w:textAlignment w:val="baseline"/>
        <w:rPr>
          <w:ins w:id="99" w:author="Ravi Parikh" w:date="2012-03-11T20:32:00Z"/>
          <w:b/>
        </w:rPr>
      </w:pPr>
    </w:p>
    <w:p w:rsidR="0032210D" w:rsidRPr="00BF77F9" w:rsidRDefault="0032210D" w:rsidP="00A10252">
      <w:pPr>
        <w:spacing w:before="16"/>
        <w:jc w:val="center"/>
        <w:textAlignment w:val="baseline"/>
        <w:rPr>
          <w:b/>
        </w:rPr>
      </w:pPr>
      <w:r w:rsidRPr="00BF77F9">
        <w:rPr>
          <w:b/>
        </w:rPr>
        <w:t>References</w:t>
      </w:r>
    </w:p>
    <w:p w:rsidR="00B96029" w:rsidRPr="00BF77F9" w:rsidRDefault="00B96029" w:rsidP="00A10252">
      <w:pPr>
        <w:spacing w:before="16"/>
        <w:jc w:val="both"/>
        <w:textAlignment w:val="baseline"/>
        <w:rPr>
          <w:sz w:val="20"/>
          <w:szCs w:val="20"/>
        </w:rPr>
      </w:pPr>
    </w:p>
    <w:p w:rsidR="00281EB7" w:rsidRPr="00BF77F9" w:rsidRDefault="00281EB7" w:rsidP="00A10252">
      <w:pPr>
        <w:jc w:val="both"/>
        <w:rPr>
          <w:rFonts w:ascii="Times" w:hAnsi="Times"/>
          <w:sz w:val="20"/>
        </w:rPr>
      </w:pPr>
      <w:r w:rsidRPr="00BF77F9">
        <w:rPr>
          <w:rFonts w:ascii="Times" w:hAnsi="Times"/>
          <w:sz w:val="20"/>
        </w:rPr>
        <w:t xml:space="preserve">1. </w:t>
      </w:r>
      <w:proofErr w:type="spellStart"/>
      <w:r w:rsidRPr="00BF77F9">
        <w:rPr>
          <w:rFonts w:ascii="Times" w:hAnsi="Times"/>
          <w:sz w:val="20"/>
        </w:rPr>
        <w:t>Snyderman</w:t>
      </w:r>
      <w:proofErr w:type="spellEnd"/>
      <w:r w:rsidRPr="00BF77F9">
        <w:rPr>
          <w:rFonts w:ascii="Times" w:hAnsi="Times"/>
          <w:sz w:val="20"/>
        </w:rPr>
        <w:t xml:space="preserve"> R. The clinical researcher – </w:t>
      </w:r>
      <w:proofErr w:type="gramStart"/>
      <w:r w:rsidRPr="00BF77F9">
        <w:rPr>
          <w:rFonts w:ascii="Times" w:hAnsi="Times"/>
          <w:sz w:val="20"/>
        </w:rPr>
        <w:t>an ‘emerging’</w:t>
      </w:r>
      <w:proofErr w:type="gramEnd"/>
      <w:r w:rsidRPr="00BF77F9">
        <w:rPr>
          <w:rFonts w:ascii="Times" w:hAnsi="Times"/>
          <w:sz w:val="20"/>
        </w:rPr>
        <w:t xml:space="preserve"> species. </w:t>
      </w:r>
      <w:proofErr w:type="spellStart"/>
      <w:r w:rsidRPr="00BF77F9">
        <w:rPr>
          <w:rFonts w:ascii="Times" w:hAnsi="Times"/>
          <w:sz w:val="20"/>
        </w:rPr>
        <w:t>Jama</w:t>
      </w:r>
      <w:proofErr w:type="spellEnd"/>
      <w:r w:rsidRPr="00BF77F9">
        <w:rPr>
          <w:rFonts w:ascii="Times" w:hAnsi="Times"/>
          <w:sz w:val="20"/>
        </w:rPr>
        <w:t>, 2004, 291(7): 882-883.</w:t>
      </w:r>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 xml:space="preserve">2. </w:t>
      </w:r>
      <w:proofErr w:type="spellStart"/>
      <w:r w:rsidRPr="00BF77F9">
        <w:rPr>
          <w:rFonts w:ascii="Times" w:hAnsi="Times"/>
          <w:sz w:val="20"/>
        </w:rPr>
        <w:t>Lenfant</w:t>
      </w:r>
      <w:proofErr w:type="spellEnd"/>
      <w:r w:rsidRPr="00BF77F9">
        <w:rPr>
          <w:rFonts w:ascii="Times" w:hAnsi="Times"/>
          <w:sz w:val="20"/>
        </w:rPr>
        <w:t xml:space="preserve"> C. Shattuck lecture – clinical research to clinical practice – lost in translation? New England Journal of Medicine, 2003, 349(9): 868-874.</w:t>
      </w:r>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3. Rees J. Complex disease and the new clinical sciences. Science, 2002, 296(5568): 698-700.</w:t>
      </w:r>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 xml:space="preserve">4. Schwartz K, </w:t>
      </w:r>
      <w:proofErr w:type="spellStart"/>
      <w:r w:rsidRPr="00BF77F9">
        <w:rPr>
          <w:rFonts w:ascii="Times" w:hAnsi="Times"/>
          <w:sz w:val="20"/>
        </w:rPr>
        <w:t>Vilquin</w:t>
      </w:r>
      <w:proofErr w:type="spellEnd"/>
      <w:r w:rsidRPr="00BF77F9">
        <w:rPr>
          <w:rFonts w:ascii="Times" w:hAnsi="Times"/>
          <w:sz w:val="20"/>
        </w:rPr>
        <w:t xml:space="preserve"> JT. Building the new translational highway: toward new partnerships between academia and the private sector. Nature Medicine, 2003, 9(5): 493-495.</w:t>
      </w:r>
    </w:p>
    <w:p w:rsidR="00281EB7" w:rsidRPr="00BF77F9" w:rsidRDefault="00281EB7" w:rsidP="00A10252">
      <w:pPr>
        <w:jc w:val="both"/>
        <w:rPr>
          <w:rFonts w:ascii="Times" w:hAnsi="Times"/>
          <w:color w:val="000000"/>
          <w:sz w:val="20"/>
          <w:szCs w:val="14"/>
        </w:rPr>
      </w:pPr>
    </w:p>
    <w:p w:rsidR="00281EB7" w:rsidRPr="00BF77F9" w:rsidRDefault="00281EB7" w:rsidP="00A10252">
      <w:pPr>
        <w:jc w:val="both"/>
        <w:rPr>
          <w:rFonts w:ascii="Times" w:hAnsi="Times"/>
          <w:sz w:val="20"/>
        </w:rPr>
      </w:pPr>
      <w:r w:rsidRPr="00BF77F9">
        <w:rPr>
          <w:rFonts w:ascii="Times" w:hAnsi="Times"/>
          <w:sz w:val="20"/>
        </w:rPr>
        <w:t>5. Butte AJ, Chen R. Finding Disease-Related Genomic Experiments Within an International Repository: First Steps in Translational Bioinformatics. AMIA Symposium Proceedings, 2006: 106-110.</w:t>
      </w:r>
    </w:p>
    <w:p w:rsidR="00281EB7" w:rsidRPr="00BF77F9" w:rsidRDefault="00281EB7" w:rsidP="00A10252">
      <w:pPr>
        <w:jc w:val="both"/>
        <w:rPr>
          <w:rFonts w:ascii="Times" w:hAnsi="Times"/>
          <w:color w:val="000000"/>
          <w:sz w:val="20"/>
          <w:szCs w:val="14"/>
        </w:rPr>
      </w:pPr>
    </w:p>
    <w:p w:rsidR="00281EB7" w:rsidRPr="00BF77F9" w:rsidRDefault="00281EB7" w:rsidP="00A10252">
      <w:pPr>
        <w:jc w:val="both"/>
        <w:rPr>
          <w:rFonts w:ascii="Times" w:hAnsi="Times"/>
          <w:color w:val="000000"/>
          <w:sz w:val="20"/>
          <w:szCs w:val="14"/>
        </w:rPr>
      </w:pPr>
      <w:r w:rsidRPr="00BF77F9">
        <w:rPr>
          <w:rFonts w:ascii="Times" w:hAnsi="Times"/>
          <w:color w:val="000000"/>
          <w:sz w:val="20"/>
          <w:szCs w:val="14"/>
        </w:rPr>
        <w:t xml:space="preserve">6. Eaves IA, Wicker LS, </w:t>
      </w:r>
      <w:proofErr w:type="spellStart"/>
      <w:r w:rsidRPr="00BF77F9">
        <w:rPr>
          <w:rFonts w:ascii="Times" w:hAnsi="Times"/>
          <w:color w:val="000000"/>
          <w:sz w:val="20"/>
          <w:szCs w:val="14"/>
        </w:rPr>
        <w:t>Ghandour</w:t>
      </w:r>
      <w:proofErr w:type="spellEnd"/>
      <w:r w:rsidRPr="00BF77F9">
        <w:rPr>
          <w:rFonts w:ascii="Times" w:hAnsi="Times"/>
          <w:color w:val="000000"/>
          <w:sz w:val="20"/>
          <w:szCs w:val="14"/>
        </w:rPr>
        <w:t xml:space="preserve"> G, Lyons PA, Peterson LB, Todd JA, </w:t>
      </w:r>
      <w:proofErr w:type="gramStart"/>
      <w:r w:rsidRPr="00BF77F9">
        <w:rPr>
          <w:rFonts w:ascii="Times" w:hAnsi="Times"/>
          <w:color w:val="000000"/>
          <w:sz w:val="20"/>
          <w:szCs w:val="14"/>
        </w:rPr>
        <w:t>et</w:t>
      </w:r>
      <w:proofErr w:type="gramEnd"/>
      <w:r w:rsidRPr="00BF77F9">
        <w:rPr>
          <w:rFonts w:ascii="Times" w:hAnsi="Times"/>
          <w:color w:val="000000"/>
          <w:sz w:val="20"/>
          <w:szCs w:val="14"/>
        </w:rPr>
        <w:t xml:space="preserve"> al. Combining mouse congenic strains and microarray gene expression analyses to study a complex trait: the NOD model of type 1 diabetes. </w:t>
      </w:r>
      <w:proofErr w:type="gramStart"/>
      <w:r w:rsidRPr="00BF77F9">
        <w:rPr>
          <w:rFonts w:ascii="Times" w:hAnsi="Times"/>
          <w:color w:val="000000"/>
          <w:sz w:val="20"/>
          <w:szCs w:val="14"/>
        </w:rPr>
        <w:t>Genome Research, 2002, 12, 232-243.</w:t>
      </w:r>
      <w:proofErr w:type="gramEnd"/>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7. English SB, Butte AJ. Evaluation and Integration of 49 Genome-wide Experiments and the Prediction of Previously Unknown Obesity-related Genes. Bioinformatics Advance Access, Oct 2007.</w:t>
      </w:r>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 xml:space="preserve">8. Wheeler DL, Church DM, Edgar R, </w:t>
      </w:r>
      <w:proofErr w:type="spellStart"/>
      <w:r w:rsidRPr="00BF77F9">
        <w:rPr>
          <w:rFonts w:ascii="Times" w:hAnsi="Times"/>
          <w:sz w:val="20"/>
        </w:rPr>
        <w:t>Federhen</w:t>
      </w:r>
      <w:proofErr w:type="spellEnd"/>
      <w:r w:rsidRPr="00BF77F9">
        <w:rPr>
          <w:rFonts w:ascii="Times" w:hAnsi="Times"/>
          <w:sz w:val="20"/>
        </w:rPr>
        <w:t xml:space="preserve"> S, </w:t>
      </w:r>
      <w:proofErr w:type="spellStart"/>
      <w:r w:rsidRPr="00BF77F9">
        <w:rPr>
          <w:rFonts w:ascii="Times" w:hAnsi="Times"/>
          <w:sz w:val="20"/>
        </w:rPr>
        <w:t>Hemlberg</w:t>
      </w:r>
      <w:proofErr w:type="spellEnd"/>
      <w:r w:rsidRPr="00BF77F9">
        <w:rPr>
          <w:rFonts w:ascii="Times" w:hAnsi="Times"/>
          <w:sz w:val="20"/>
        </w:rPr>
        <w:t xml:space="preserve"> W, Madden TL, et al. Database resources of the National Center for Biotechnology Information: update. Nucleic Acids Res., 2004, 1(32, Database issue): D35-40.</w:t>
      </w:r>
    </w:p>
    <w:p w:rsidR="00281EB7" w:rsidRPr="00BF77F9" w:rsidRDefault="00281EB7" w:rsidP="00A10252">
      <w:pPr>
        <w:jc w:val="both"/>
        <w:rPr>
          <w:rFonts w:ascii="Times" w:hAnsi="Times"/>
          <w:sz w:val="20"/>
        </w:rPr>
      </w:pPr>
    </w:p>
    <w:p w:rsidR="00281EB7" w:rsidRDefault="00281EB7" w:rsidP="00A10252">
      <w:pPr>
        <w:jc w:val="both"/>
        <w:rPr>
          <w:rFonts w:ascii="Times" w:hAnsi="Times"/>
          <w:sz w:val="20"/>
        </w:rPr>
      </w:pPr>
      <w:r w:rsidRPr="00BF77F9">
        <w:rPr>
          <w:rFonts w:ascii="Times" w:hAnsi="Times"/>
          <w:sz w:val="20"/>
        </w:rPr>
        <w:t xml:space="preserve">9. Edgar R, </w:t>
      </w:r>
      <w:proofErr w:type="spellStart"/>
      <w:r w:rsidRPr="00BF77F9">
        <w:rPr>
          <w:rFonts w:ascii="Times" w:hAnsi="Times"/>
          <w:sz w:val="20"/>
        </w:rPr>
        <w:t>Domrachev</w:t>
      </w:r>
      <w:proofErr w:type="spellEnd"/>
      <w:r w:rsidRPr="00BF77F9">
        <w:rPr>
          <w:rFonts w:ascii="Times" w:hAnsi="Times"/>
          <w:sz w:val="20"/>
        </w:rPr>
        <w:t xml:space="preserve"> M, Lash AE. Gene Expression Omnibus: NCBI gene expression and hybridization array data repository. Nucleic Acids Research, 2002, 30 (1): 207-210.</w:t>
      </w:r>
    </w:p>
    <w:p w:rsidR="00086B8E" w:rsidRDefault="00086B8E" w:rsidP="00A10252">
      <w:pPr>
        <w:jc w:val="both"/>
        <w:rPr>
          <w:rFonts w:ascii="Times" w:hAnsi="Times"/>
          <w:sz w:val="20"/>
        </w:rPr>
      </w:pPr>
    </w:p>
    <w:p w:rsidR="00911F8D" w:rsidRPr="0028385D" w:rsidRDefault="00086B8E" w:rsidP="0028385D">
      <w:pPr>
        <w:ind w:left="720" w:hanging="720"/>
        <w:rPr>
          <w:rFonts w:ascii="Times" w:hAnsi="Times"/>
          <w:noProof/>
          <w:sz w:val="20"/>
          <w:szCs w:val="20"/>
        </w:rPr>
      </w:pPr>
      <w:r>
        <w:rPr>
          <w:rFonts w:ascii="Times" w:hAnsi="Times"/>
          <w:noProof/>
          <w:sz w:val="20"/>
          <w:szCs w:val="20"/>
        </w:rPr>
        <w:t xml:space="preserve">10. </w:t>
      </w:r>
      <w:r w:rsidRPr="00AC6E80">
        <w:rPr>
          <w:rFonts w:ascii="Times" w:hAnsi="Times"/>
          <w:noProof/>
          <w:sz w:val="20"/>
          <w:szCs w:val="20"/>
        </w:rPr>
        <w:t xml:space="preserve">Friedman, N. Inferring Cellular Networks Using Probabilistic Graphical Models. </w:t>
      </w:r>
      <w:r w:rsidRPr="00AC6E80">
        <w:rPr>
          <w:rFonts w:ascii="Times" w:hAnsi="Times"/>
          <w:i/>
          <w:noProof/>
          <w:sz w:val="20"/>
          <w:szCs w:val="20"/>
        </w:rPr>
        <w:t>Science</w:t>
      </w:r>
      <w:r w:rsidRPr="00AC6E80">
        <w:rPr>
          <w:rFonts w:ascii="Times" w:hAnsi="Times"/>
          <w:noProof/>
          <w:sz w:val="20"/>
          <w:szCs w:val="20"/>
        </w:rPr>
        <w:t xml:space="preserve"> </w:t>
      </w:r>
      <w:r w:rsidRPr="00AC6E80">
        <w:rPr>
          <w:rFonts w:ascii="Times" w:hAnsi="Times"/>
          <w:b/>
          <w:noProof/>
          <w:sz w:val="20"/>
          <w:szCs w:val="20"/>
        </w:rPr>
        <w:t>303</w:t>
      </w:r>
      <w:r w:rsidRPr="00AC6E80">
        <w:rPr>
          <w:rFonts w:ascii="Times" w:hAnsi="Times"/>
          <w:noProof/>
          <w:sz w:val="20"/>
          <w:szCs w:val="20"/>
        </w:rPr>
        <w:t>, 799-805 (2004).</w:t>
      </w:r>
    </w:p>
    <w:p w:rsidR="00281EB7" w:rsidRPr="00BF77F9" w:rsidRDefault="00281EB7" w:rsidP="00A10252">
      <w:pPr>
        <w:jc w:val="both"/>
        <w:rPr>
          <w:rFonts w:ascii="Times" w:hAnsi="Times"/>
          <w:sz w:val="20"/>
        </w:rPr>
      </w:pPr>
    </w:p>
    <w:p w:rsidR="00281EB7" w:rsidRPr="00BF77F9" w:rsidRDefault="00281EB7" w:rsidP="00A10252">
      <w:pPr>
        <w:jc w:val="both"/>
        <w:rPr>
          <w:rFonts w:ascii="Times" w:hAnsi="Times"/>
          <w:sz w:val="20"/>
        </w:rPr>
      </w:pPr>
      <w:r w:rsidRPr="00BF77F9">
        <w:rPr>
          <w:rFonts w:ascii="Times" w:hAnsi="Times"/>
          <w:sz w:val="20"/>
        </w:rPr>
        <w:t>1</w:t>
      </w:r>
      <w:r w:rsidR="00086B8E">
        <w:rPr>
          <w:rFonts w:ascii="Times" w:hAnsi="Times"/>
          <w:sz w:val="20"/>
        </w:rPr>
        <w:t>1</w:t>
      </w:r>
      <w:r w:rsidRPr="00BF77F9">
        <w:rPr>
          <w:rFonts w:ascii="Times" w:hAnsi="Times"/>
          <w:sz w:val="20"/>
        </w:rPr>
        <w:t xml:space="preserve">. </w:t>
      </w:r>
      <w:proofErr w:type="spellStart"/>
      <w:r w:rsidRPr="00BF77F9">
        <w:rPr>
          <w:rFonts w:ascii="Times" w:hAnsi="Times"/>
          <w:sz w:val="20"/>
        </w:rPr>
        <w:t>Alterovitz</w:t>
      </w:r>
      <w:proofErr w:type="spellEnd"/>
      <w:r w:rsidRPr="00BF77F9">
        <w:rPr>
          <w:rFonts w:ascii="Times" w:hAnsi="Times"/>
          <w:sz w:val="20"/>
        </w:rPr>
        <w:t xml:space="preserve"> G, Liu J, </w:t>
      </w:r>
      <w:proofErr w:type="spellStart"/>
      <w:r w:rsidRPr="00BF77F9">
        <w:rPr>
          <w:rFonts w:ascii="Times" w:hAnsi="Times"/>
          <w:sz w:val="20"/>
        </w:rPr>
        <w:t>Afkhami</w:t>
      </w:r>
      <w:proofErr w:type="spellEnd"/>
      <w:r w:rsidRPr="00BF77F9">
        <w:rPr>
          <w:rFonts w:ascii="Times" w:hAnsi="Times"/>
          <w:sz w:val="20"/>
        </w:rPr>
        <w:t xml:space="preserve">, </w:t>
      </w:r>
      <w:proofErr w:type="spellStart"/>
      <w:r w:rsidRPr="00BF77F9">
        <w:rPr>
          <w:rFonts w:ascii="Times" w:hAnsi="Times"/>
          <w:sz w:val="20"/>
        </w:rPr>
        <w:t>Ramoni</w:t>
      </w:r>
      <w:proofErr w:type="spellEnd"/>
      <w:r w:rsidRPr="00BF77F9">
        <w:rPr>
          <w:rFonts w:ascii="Times" w:hAnsi="Times"/>
          <w:sz w:val="20"/>
        </w:rPr>
        <w:t xml:space="preserve"> MF. </w:t>
      </w:r>
      <w:proofErr w:type="gramStart"/>
      <w:r w:rsidRPr="00BF77F9">
        <w:rPr>
          <w:rFonts w:ascii="Times" w:hAnsi="Times"/>
          <w:sz w:val="20"/>
        </w:rPr>
        <w:t>Bayesian methods for proteomics.</w:t>
      </w:r>
      <w:proofErr w:type="gramEnd"/>
      <w:r w:rsidRPr="00BF77F9">
        <w:rPr>
          <w:rFonts w:ascii="Times" w:hAnsi="Times"/>
          <w:sz w:val="20"/>
        </w:rPr>
        <w:t xml:space="preserve"> </w:t>
      </w:r>
      <w:proofErr w:type="gramStart"/>
      <w:r w:rsidRPr="00BF77F9">
        <w:rPr>
          <w:rFonts w:ascii="Times" w:hAnsi="Times"/>
          <w:sz w:val="20"/>
        </w:rPr>
        <w:t>Proteomics, 2007, 7.</w:t>
      </w:r>
      <w:proofErr w:type="gramEnd"/>
      <w:r w:rsidRPr="00BF77F9">
        <w:rPr>
          <w:rFonts w:ascii="Times" w:hAnsi="Times"/>
          <w:sz w:val="20"/>
        </w:rPr>
        <w:t xml:space="preserve"> </w:t>
      </w:r>
    </w:p>
    <w:p w:rsidR="00281EB7" w:rsidRPr="00BF77F9" w:rsidRDefault="00281EB7" w:rsidP="00A10252">
      <w:pPr>
        <w:jc w:val="both"/>
        <w:rPr>
          <w:rFonts w:ascii="Times" w:hAnsi="Times"/>
          <w:sz w:val="20"/>
        </w:rPr>
      </w:pPr>
    </w:p>
    <w:p w:rsidR="00281EB7" w:rsidRDefault="00281EB7" w:rsidP="00A10252">
      <w:pPr>
        <w:jc w:val="both"/>
        <w:rPr>
          <w:rFonts w:ascii="Times" w:hAnsi="Times" w:cs="Helvetica"/>
          <w:color w:val="000000"/>
          <w:sz w:val="20"/>
          <w:szCs w:val="23"/>
        </w:rPr>
      </w:pPr>
      <w:r w:rsidRPr="00BF77F9">
        <w:rPr>
          <w:rFonts w:ascii="Times" w:hAnsi="Times" w:cs="Helvetica"/>
          <w:color w:val="000000"/>
          <w:sz w:val="20"/>
          <w:szCs w:val="23"/>
        </w:rPr>
        <w:t>1</w:t>
      </w:r>
      <w:r w:rsidR="00086B8E">
        <w:rPr>
          <w:rFonts w:ascii="Times" w:hAnsi="Times" w:cs="Helvetica"/>
          <w:color w:val="000000"/>
          <w:sz w:val="20"/>
          <w:szCs w:val="23"/>
        </w:rPr>
        <w:t>2</w:t>
      </w:r>
      <w:r w:rsidRPr="00BF77F9">
        <w:rPr>
          <w:rFonts w:ascii="Times" w:hAnsi="Times" w:cs="Helvetica"/>
          <w:color w:val="000000"/>
          <w:sz w:val="20"/>
          <w:szCs w:val="23"/>
        </w:rPr>
        <w:t xml:space="preserve">. </w:t>
      </w:r>
      <w:proofErr w:type="spellStart"/>
      <w:r w:rsidRPr="00BF77F9">
        <w:rPr>
          <w:rFonts w:ascii="Times" w:hAnsi="Times" w:cs="Helvetica"/>
          <w:color w:val="000000"/>
          <w:sz w:val="20"/>
          <w:szCs w:val="23"/>
        </w:rPr>
        <w:t>Zollanvari</w:t>
      </w:r>
      <w:proofErr w:type="spellEnd"/>
      <w:r w:rsidRPr="00BF77F9">
        <w:rPr>
          <w:rFonts w:ascii="Times" w:hAnsi="Times" w:cs="Helvetica"/>
          <w:color w:val="000000"/>
          <w:sz w:val="20"/>
          <w:szCs w:val="23"/>
        </w:rPr>
        <w:t xml:space="preserve"> A, Wu A, </w:t>
      </w:r>
      <w:proofErr w:type="spellStart"/>
      <w:r w:rsidRPr="00BF77F9">
        <w:rPr>
          <w:rFonts w:ascii="Times" w:hAnsi="Times" w:cs="Helvetica"/>
          <w:color w:val="000000"/>
          <w:sz w:val="20"/>
          <w:szCs w:val="23"/>
        </w:rPr>
        <w:t>Alterovitz</w:t>
      </w:r>
      <w:proofErr w:type="spellEnd"/>
      <w:r w:rsidRPr="00BF77F9">
        <w:rPr>
          <w:rFonts w:ascii="Times" w:hAnsi="Times" w:cs="Helvetica"/>
          <w:color w:val="000000"/>
          <w:sz w:val="20"/>
          <w:szCs w:val="23"/>
        </w:rPr>
        <w:t xml:space="preserve"> G. </w:t>
      </w:r>
      <w:proofErr w:type="spellStart"/>
      <w:r w:rsidRPr="00BF77F9">
        <w:rPr>
          <w:rFonts w:ascii="Times" w:hAnsi="Times" w:cs="Helvetica"/>
          <w:color w:val="000000"/>
          <w:sz w:val="20"/>
          <w:szCs w:val="23"/>
        </w:rPr>
        <w:t>Multinet</w:t>
      </w:r>
      <w:proofErr w:type="spellEnd"/>
      <w:r w:rsidRPr="00BF77F9">
        <w:rPr>
          <w:rFonts w:ascii="Times" w:hAnsi="Times" w:cs="Helvetica"/>
          <w:color w:val="000000"/>
          <w:sz w:val="20"/>
          <w:szCs w:val="23"/>
        </w:rPr>
        <w:t xml:space="preserve"> Bayesian Networks for Integrative Genomic Discovery: Application to Genetic </w:t>
      </w:r>
      <w:proofErr w:type="spellStart"/>
      <w:r w:rsidRPr="00BF77F9">
        <w:rPr>
          <w:rFonts w:ascii="Times" w:hAnsi="Times" w:cs="Helvetica"/>
          <w:color w:val="000000"/>
          <w:sz w:val="20"/>
          <w:szCs w:val="23"/>
        </w:rPr>
        <w:t>Epistatic</w:t>
      </w:r>
      <w:proofErr w:type="spellEnd"/>
      <w:r w:rsidRPr="00BF77F9">
        <w:rPr>
          <w:rFonts w:ascii="Times" w:hAnsi="Times" w:cs="Helvetica"/>
          <w:color w:val="000000"/>
          <w:sz w:val="20"/>
          <w:szCs w:val="23"/>
        </w:rPr>
        <w:t xml:space="preserve"> Interactions in HIV. </w:t>
      </w:r>
      <w:r w:rsidR="00985986">
        <w:rPr>
          <w:rFonts w:ascii="Times" w:hAnsi="Times" w:cs="Helvetica"/>
          <w:color w:val="000000"/>
          <w:sz w:val="20"/>
          <w:szCs w:val="23"/>
        </w:rPr>
        <w:t>Submitted</w:t>
      </w:r>
      <w:r w:rsidRPr="00BF77F9">
        <w:rPr>
          <w:rFonts w:ascii="Times" w:hAnsi="Times" w:cs="Helvetica"/>
          <w:color w:val="000000"/>
          <w:sz w:val="20"/>
          <w:szCs w:val="23"/>
        </w:rPr>
        <w:t xml:space="preserve">. </w:t>
      </w:r>
    </w:p>
    <w:p w:rsidR="00D4336A" w:rsidRDefault="00D4336A" w:rsidP="00A10252">
      <w:pPr>
        <w:jc w:val="both"/>
        <w:rPr>
          <w:rFonts w:ascii="Times" w:hAnsi="Times" w:cs="Helvetica"/>
          <w:color w:val="000000"/>
          <w:sz w:val="20"/>
          <w:szCs w:val="23"/>
        </w:rPr>
      </w:pPr>
    </w:p>
    <w:p w:rsidR="00911F8D" w:rsidRPr="0028385D" w:rsidRDefault="00D4336A" w:rsidP="0028385D">
      <w:pPr>
        <w:pStyle w:val="ListParagraph"/>
        <w:tabs>
          <w:tab w:val="left" w:pos="180"/>
        </w:tabs>
        <w:ind w:left="0" w:right="144"/>
        <w:jc w:val="both"/>
        <w:textAlignment w:val="baseline"/>
        <w:rPr>
          <w:rFonts w:eastAsia="Arial"/>
          <w:color w:val="000000"/>
          <w:sz w:val="20"/>
          <w:szCs w:val="20"/>
        </w:rPr>
      </w:pPr>
      <w:r>
        <w:rPr>
          <w:rFonts w:eastAsia="Arial"/>
          <w:color w:val="000000"/>
          <w:sz w:val="20"/>
          <w:szCs w:val="20"/>
        </w:rPr>
        <w:t xml:space="preserve">13. </w:t>
      </w:r>
      <w:proofErr w:type="spellStart"/>
      <w:r w:rsidRPr="00AC6E80">
        <w:rPr>
          <w:rFonts w:eastAsia="Arial"/>
          <w:color w:val="000000"/>
          <w:sz w:val="20"/>
          <w:szCs w:val="20"/>
        </w:rPr>
        <w:t>Friedman</w:t>
      </w:r>
      <w:proofErr w:type="gramStart"/>
      <w:r w:rsidRPr="00AC6E80">
        <w:rPr>
          <w:rFonts w:eastAsia="Arial"/>
          <w:color w:val="000000"/>
          <w:sz w:val="20"/>
          <w:szCs w:val="20"/>
        </w:rPr>
        <w:t>,N</w:t>
      </w:r>
      <w:proofErr w:type="spellEnd"/>
      <w:proofErr w:type="gramEnd"/>
      <w:r w:rsidRPr="00AC6E80">
        <w:rPr>
          <w:rFonts w:eastAsia="Arial"/>
          <w:color w:val="000000"/>
          <w:sz w:val="20"/>
          <w:szCs w:val="20"/>
        </w:rPr>
        <w:t xml:space="preserve">., </w:t>
      </w:r>
      <w:proofErr w:type="spellStart"/>
      <w:r w:rsidRPr="00AC6E80">
        <w:rPr>
          <w:rFonts w:eastAsia="Arial"/>
          <w:color w:val="000000"/>
          <w:sz w:val="20"/>
          <w:szCs w:val="20"/>
        </w:rPr>
        <w:t>Geiger,D</w:t>
      </w:r>
      <w:proofErr w:type="spellEnd"/>
      <w:r w:rsidRPr="00AC6E80">
        <w:rPr>
          <w:rFonts w:eastAsia="Arial"/>
          <w:color w:val="000000"/>
          <w:sz w:val="20"/>
          <w:szCs w:val="20"/>
        </w:rPr>
        <w:t xml:space="preserve">., and </w:t>
      </w:r>
      <w:proofErr w:type="spellStart"/>
      <w:r w:rsidRPr="00AC6E80">
        <w:rPr>
          <w:rFonts w:eastAsia="Arial"/>
          <w:color w:val="000000"/>
          <w:sz w:val="20"/>
          <w:szCs w:val="20"/>
        </w:rPr>
        <w:t>Goldszmidt,M</w:t>
      </w:r>
      <w:proofErr w:type="spellEnd"/>
      <w:r w:rsidRPr="00AC6E80">
        <w:rPr>
          <w:rFonts w:eastAsia="Arial"/>
          <w:color w:val="000000"/>
          <w:sz w:val="20"/>
          <w:szCs w:val="20"/>
        </w:rPr>
        <w:t xml:space="preserve">. (1997) Bayesian network classifiers. </w:t>
      </w:r>
      <w:proofErr w:type="gramStart"/>
      <w:r w:rsidRPr="00AC6E80">
        <w:rPr>
          <w:rFonts w:eastAsia="Arial"/>
          <w:i/>
          <w:color w:val="000000"/>
          <w:sz w:val="20"/>
          <w:szCs w:val="20"/>
        </w:rPr>
        <w:t>Machine Learning</w:t>
      </w:r>
      <w:r w:rsidRPr="00AC6E80">
        <w:rPr>
          <w:rFonts w:eastAsia="Arial"/>
          <w:color w:val="000000"/>
          <w:sz w:val="20"/>
          <w:szCs w:val="20"/>
        </w:rPr>
        <w:t xml:space="preserve">, </w:t>
      </w:r>
      <w:r w:rsidRPr="00AC6E80">
        <w:rPr>
          <w:rFonts w:eastAsia="Arial"/>
          <w:b/>
          <w:color w:val="000000"/>
          <w:sz w:val="20"/>
          <w:szCs w:val="20"/>
        </w:rPr>
        <w:t>29</w:t>
      </w:r>
      <w:r w:rsidRPr="00AC6E80">
        <w:rPr>
          <w:rFonts w:eastAsia="Arial"/>
          <w:color w:val="000000"/>
          <w:sz w:val="20"/>
          <w:szCs w:val="20"/>
        </w:rPr>
        <w:t>, 131–163.</w:t>
      </w:r>
      <w:proofErr w:type="gramEnd"/>
    </w:p>
    <w:p w:rsidR="00281EB7" w:rsidRPr="00BF77F9" w:rsidRDefault="00281EB7" w:rsidP="00A10252">
      <w:pPr>
        <w:jc w:val="both"/>
        <w:rPr>
          <w:rFonts w:ascii="Times" w:hAnsi="Times" w:cs="Helvetica"/>
          <w:color w:val="000000"/>
          <w:sz w:val="20"/>
          <w:szCs w:val="23"/>
        </w:rPr>
      </w:pPr>
    </w:p>
    <w:p w:rsidR="00086B8E" w:rsidRDefault="00281EB7" w:rsidP="00A10252">
      <w:pPr>
        <w:jc w:val="both"/>
        <w:rPr>
          <w:rFonts w:ascii="Times" w:hAnsi="Times" w:cs="Helvetica"/>
          <w:color w:val="000000"/>
          <w:sz w:val="20"/>
          <w:szCs w:val="23"/>
        </w:rPr>
      </w:pPr>
      <w:r w:rsidRPr="00BF77F9">
        <w:rPr>
          <w:rFonts w:ascii="Times" w:hAnsi="Times" w:cs="Helvetica"/>
          <w:color w:val="000000"/>
          <w:sz w:val="20"/>
          <w:szCs w:val="23"/>
        </w:rPr>
        <w:t>1</w:t>
      </w:r>
      <w:r w:rsidR="00D4336A">
        <w:rPr>
          <w:rFonts w:ascii="Times" w:hAnsi="Times" w:cs="Helvetica"/>
          <w:color w:val="000000"/>
          <w:sz w:val="20"/>
          <w:szCs w:val="23"/>
        </w:rPr>
        <w:t>4</w:t>
      </w:r>
      <w:r w:rsidRPr="00BF77F9">
        <w:rPr>
          <w:rFonts w:ascii="Times" w:hAnsi="Times" w:cs="Helvetica"/>
          <w:color w:val="000000"/>
          <w:sz w:val="20"/>
          <w:szCs w:val="23"/>
        </w:rPr>
        <w:t xml:space="preserve">. </w:t>
      </w:r>
      <w:proofErr w:type="spellStart"/>
      <w:r w:rsidRPr="00BF77F9">
        <w:rPr>
          <w:rFonts w:ascii="Times" w:hAnsi="Times" w:cs="Helvetica"/>
          <w:color w:val="000000"/>
          <w:sz w:val="20"/>
          <w:szCs w:val="23"/>
        </w:rPr>
        <w:t>Zollanvari</w:t>
      </w:r>
      <w:proofErr w:type="spellEnd"/>
      <w:r w:rsidRPr="00BF77F9">
        <w:rPr>
          <w:rFonts w:ascii="Times" w:hAnsi="Times" w:cs="Helvetica"/>
          <w:color w:val="000000"/>
          <w:sz w:val="20"/>
          <w:szCs w:val="23"/>
        </w:rPr>
        <w:t xml:space="preserve"> A, </w:t>
      </w:r>
      <w:proofErr w:type="spellStart"/>
      <w:r w:rsidRPr="00BF77F9">
        <w:rPr>
          <w:rFonts w:ascii="Times" w:hAnsi="Times" w:cs="Helvetica"/>
          <w:color w:val="000000"/>
          <w:sz w:val="20"/>
          <w:szCs w:val="23"/>
        </w:rPr>
        <w:t>Merlob</w:t>
      </w:r>
      <w:proofErr w:type="spellEnd"/>
      <w:r w:rsidRPr="00BF77F9">
        <w:rPr>
          <w:rFonts w:ascii="Times" w:hAnsi="Times" w:cs="Helvetica"/>
          <w:color w:val="000000"/>
          <w:sz w:val="20"/>
          <w:szCs w:val="23"/>
        </w:rPr>
        <w:t xml:space="preserve"> A, Huynh K, </w:t>
      </w:r>
      <w:proofErr w:type="spellStart"/>
      <w:r w:rsidRPr="00BF77F9">
        <w:rPr>
          <w:rFonts w:ascii="Times" w:hAnsi="Times" w:cs="Helvetica"/>
          <w:color w:val="000000"/>
          <w:sz w:val="20"/>
          <w:szCs w:val="23"/>
        </w:rPr>
        <w:t>Dreyfuss</w:t>
      </w:r>
      <w:proofErr w:type="spellEnd"/>
      <w:r w:rsidRPr="00BF77F9">
        <w:rPr>
          <w:rFonts w:ascii="Times" w:hAnsi="Times" w:cs="Helvetica"/>
          <w:color w:val="000000"/>
          <w:sz w:val="20"/>
          <w:szCs w:val="23"/>
        </w:rPr>
        <w:t xml:space="preserve"> JM, </w:t>
      </w:r>
      <w:proofErr w:type="spellStart"/>
      <w:r w:rsidRPr="00BF77F9">
        <w:rPr>
          <w:rFonts w:ascii="Times" w:hAnsi="Times" w:cs="Helvetica"/>
          <w:color w:val="000000"/>
          <w:sz w:val="20"/>
          <w:szCs w:val="23"/>
        </w:rPr>
        <w:t>Ramoni</w:t>
      </w:r>
      <w:proofErr w:type="spellEnd"/>
      <w:r w:rsidRPr="00BF77F9">
        <w:rPr>
          <w:rFonts w:ascii="Times" w:hAnsi="Times" w:cs="Helvetica"/>
          <w:color w:val="000000"/>
          <w:sz w:val="20"/>
          <w:szCs w:val="23"/>
        </w:rPr>
        <w:t xml:space="preserve"> RB, </w:t>
      </w:r>
      <w:proofErr w:type="spellStart"/>
      <w:r w:rsidRPr="00BF77F9">
        <w:rPr>
          <w:rFonts w:ascii="Times" w:hAnsi="Times" w:cs="Helvetica"/>
          <w:color w:val="000000"/>
          <w:sz w:val="20"/>
          <w:szCs w:val="23"/>
        </w:rPr>
        <w:t>McGeachie</w:t>
      </w:r>
      <w:proofErr w:type="spellEnd"/>
      <w:r w:rsidRPr="00BF77F9">
        <w:rPr>
          <w:rFonts w:ascii="Times" w:hAnsi="Times" w:cs="Helvetica"/>
          <w:color w:val="000000"/>
          <w:sz w:val="20"/>
          <w:szCs w:val="23"/>
        </w:rPr>
        <w:t xml:space="preserve"> MM, et al. Multi-level Interactions Underlie Complex Behavior: Prognosis of Nicotine Dependence in a Holistic Bayesian Framework. </w:t>
      </w:r>
      <w:r w:rsidR="00985986">
        <w:rPr>
          <w:rFonts w:ascii="Times" w:hAnsi="Times" w:cs="Helvetica"/>
          <w:color w:val="000000"/>
          <w:sz w:val="20"/>
          <w:szCs w:val="23"/>
        </w:rPr>
        <w:t>S</w:t>
      </w:r>
      <w:r w:rsidR="00376745">
        <w:rPr>
          <w:rFonts w:ascii="Times" w:hAnsi="Times" w:cs="Helvetica"/>
          <w:color w:val="000000"/>
          <w:sz w:val="20"/>
          <w:szCs w:val="23"/>
        </w:rPr>
        <w:t>ubmitted</w:t>
      </w:r>
      <w:r w:rsidRPr="00BF77F9">
        <w:rPr>
          <w:rFonts w:ascii="Times" w:hAnsi="Times" w:cs="Helvetica"/>
          <w:color w:val="000000"/>
          <w:sz w:val="20"/>
          <w:szCs w:val="23"/>
        </w:rPr>
        <w:t>.</w:t>
      </w:r>
    </w:p>
    <w:p w:rsidR="00281EB7" w:rsidRPr="00BF77F9" w:rsidRDefault="00281EB7" w:rsidP="00A10252">
      <w:pPr>
        <w:jc w:val="both"/>
        <w:rPr>
          <w:rFonts w:ascii="Times" w:hAnsi="Times" w:cs="Helvetica"/>
          <w:color w:val="000000"/>
          <w:sz w:val="20"/>
          <w:szCs w:val="23"/>
        </w:rPr>
      </w:pPr>
    </w:p>
    <w:p w:rsidR="00281EB7" w:rsidRPr="00BF77F9" w:rsidRDefault="00281EB7" w:rsidP="00A10252">
      <w:pPr>
        <w:jc w:val="both"/>
        <w:rPr>
          <w:rFonts w:ascii="Times" w:hAnsi="Times" w:cs="Helvetica"/>
          <w:color w:val="000000"/>
          <w:sz w:val="20"/>
          <w:szCs w:val="23"/>
        </w:rPr>
      </w:pPr>
      <w:r w:rsidRPr="00BF77F9">
        <w:rPr>
          <w:rFonts w:ascii="Times" w:hAnsi="Times" w:cs="Helvetica"/>
          <w:color w:val="000000"/>
          <w:sz w:val="20"/>
          <w:szCs w:val="23"/>
        </w:rPr>
        <w:t>1</w:t>
      </w:r>
      <w:r w:rsidR="00086B8E">
        <w:rPr>
          <w:rFonts w:ascii="Times" w:hAnsi="Times" w:cs="Helvetica"/>
          <w:color w:val="000000"/>
          <w:sz w:val="20"/>
          <w:szCs w:val="23"/>
        </w:rPr>
        <w:t>5</w:t>
      </w:r>
      <w:r w:rsidRPr="00BF77F9">
        <w:rPr>
          <w:rFonts w:ascii="Times" w:hAnsi="Times" w:cs="Helvetica"/>
          <w:color w:val="000000"/>
          <w:sz w:val="20"/>
          <w:szCs w:val="23"/>
        </w:rPr>
        <w:t xml:space="preserve">. Butte AJ, </w:t>
      </w:r>
      <w:proofErr w:type="spellStart"/>
      <w:r w:rsidRPr="00BF77F9">
        <w:rPr>
          <w:rFonts w:ascii="Times" w:hAnsi="Times" w:cs="Helvetica"/>
          <w:color w:val="000000"/>
          <w:sz w:val="20"/>
          <w:szCs w:val="23"/>
        </w:rPr>
        <w:t>Kohane</w:t>
      </w:r>
      <w:proofErr w:type="spellEnd"/>
      <w:r w:rsidRPr="00BF77F9">
        <w:rPr>
          <w:rFonts w:ascii="Times" w:hAnsi="Times" w:cs="Helvetica"/>
          <w:color w:val="000000"/>
          <w:sz w:val="20"/>
          <w:szCs w:val="23"/>
        </w:rPr>
        <w:t xml:space="preserve"> IS. </w:t>
      </w:r>
      <w:proofErr w:type="gramStart"/>
      <w:r w:rsidRPr="00BF77F9">
        <w:rPr>
          <w:rFonts w:ascii="Times" w:hAnsi="Times" w:cs="Helvetica"/>
          <w:color w:val="000000"/>
          <w:sz w:val="20"/>
          <w:szCs w:val="23"/>
        </w:rPr>
        <w:t xml:space="preserve">Creation and implications of a </w:t>
      </w:r>
      <w:proofErr w:type="spellStart"/>
      <w:r w:rsidRPr="00BF77F9">
        <w:rPr>
          <w:rFonts w:ascii="Times" w:hAnsi="Times" w:cs="Helvetica"/>
          <w:color w:val="000000"/>
          <w:sz w:val="20"/>
          <w:szCs w:val="23"/>
        </w:rPr>
        <w:t>phenome</w:t>
      </w:r>
      <w:proofErr w:type="spellEnd"/>
      <w:r w:rsidRPr="00BF77F9">
        <w:rPr>
          <w:rFonts w:ascii="Times" w:hAnsi="Times" w:cs="Helvetica"/>
          <w:color w:val="000000"/>
          <w:sz w:val="20"/>
          <w:szCs w:val="23"/>
        </w:rPr>
        <w:t>-genome network.</w:t>
      </w:r>
      <w:proofErr w:type="gramEnd"/>
      <w:r w:rsidRPr="00BF77F9">
        <w:rPr>
          <w:rFonts w:ascii="Times" w:hAnsi="Times" w:cs="Helvetica"/>
          <w:color w:val="000000"/>
          <w:sz w:val="20"/>
          <w:szCs w:val="23"/>
        </w:rPr>
        <w:t xml:space="preserve"> </w:t>
      </w:r>
      <w:proofErr w:type="gramStart"/>
      <w:r w:rsidRPr="00BF77F9">
        <w:rPr>
          <w:rFonts w:ascii="Times" w:hAnsi="Times" w:cs="Helvetica"/>
          <w:color w:val="000000"/>
          <w:sz w:val="20"/>
          <w:szCs w:val="23"/>
        </w:rPr>
        <w:t>National Biotechnology, 2006, 24(1): 55-62.</w:t>
      </w:r>
      <w:proofErr w:type="gramEnd"/>
    </w:p>
    <w:p w:rsidR="00281EB7" w:rsidRPr="00BF77F9" w:rsidRDefault="00281EB7" w:rsidP="00A10252">
      <w:pPr>
        <w:jc w:val="both"/>
        <w:rPr>
          <w:rFonts w:ascii="Times" w:hAnsi="Times" w:cs="Helvetica"/>
          <w:color w:val="000000"/>
          <w:sz w:val="20"/>
          <w:szCs w:val="23"/>
        </w:rPr>
      </w:pPr>
    </w:p>
    <w:p w:rsidR="00281EB7" w:rsidRPr="00BF77F9" w:rsidRDefault="00281EB7" w:rsidP="00A10252">
      <w:pPr>
        <w:jc w:val="both"/>
        <w:rPr>
          <w:rFonts w:ascii="Times" w:hAnsi="Times" w:cs="Helvetica"/>
          <w:color w:val="000000"/>
          <w:sz w:val="20"/>
          <w:szCs w:val="23"/>
        </w:rPr>
      </w:pPr>
      <w:r w:rsidRPr="00BF77F9">
        <w:rPr>
          <w:rFonts w:ascii="Times" w:hAnsi="Times" w:cs="Helvetica"/>
          <w:color w:val="000000"/>
          <w:sz w:val="20"/>
          <w:szCs w:val="23"/>
        </w:rPr>
        <w:t>1</w:t>
      </w:r>
      <w:r w:rsidR="00086B8E">
        <w:rPr>
          <w:rFonts w:ascii="Times" w:hAnsi="Times" w:cs="Helvetica"/>
          <w:color w:val="000000"/>
          <w:sz w:val="20"/>
          <w:szCs w:val="23"/>
        </w:rPr>
        <w:t>6</w:t>
      </w:r>
      <w:r w:rsidRPr="00BF77F9">
        <w:rPr>
          <w:rFonts w:ascii="Times" w:hAnsi="Times" w:cs="Helvetica"/>
          <w:color w:val="000000"/>
          <w:sz w:val="20"/>
          <w:szCs w:val="23"/>
        </w:rPr>
        <w:t xml:space="preserve">. </w:t>
      </w:r>
      <w:proofErr w:type="spellStart"/>
      <w:r w:rsidRPr="00BF77F9">
        <w:rPr>
          <w:rFonts w:ascii="Times" w:hAnsi="Times" w:cs="Helvetica"/>
          <w:color w:val="000000"/>
          <w:sz w:val="20"/>
          <w:szCs w:val="23"/>
        </w:rPr>
        <w:t>Bodenreider</w:t>
      </w:r>
      <w:proofErr w:type="spellEnd"/>
      <w:r w:rsidRPr="00BF77F9">
        <w:rPr>
          <w:rFonts w:ascii="Times" w:hAnsi="Times" w:cs="Helvetica"/>
          <w:color w:val="000000"/>
          <w:sz w:val="20"/>
          <w:szCs w:val="23"/>
        </w:rPr>
        <w:t xml:space="preserve"> O. The Unified Medical Language System (UMLS): integrating biomedical terminology. Nucleic Acids Res., 2004, 1(32, Database issue): D267-270.</w:t>
      </w:r>
    </w:p>
    <w:p w:rsidR="00281EB7" w:rsidRPr="00BF77F9" w:rsidRDefault="00281EB7" w:rsidP="00A10252">
      <w:pPr>
        <w:jc w:val="both"/>
        <w:rPr>
          <w:rFonts w:ascii="Times" w:hAnsi="Times"/>
          <w:color w:val="000000"/>
          <w:sz w:val="20"/>
          <w:szCs w:val="20"/>
        </w:rPr>
      </w:pPr>
    </w:p>
    <w:p w:rsidR="00281EB7" w:rsidRPr="00BF77F9" w:rsidRDefault="00281EB7" w:rsidP="00A10252">
      <w:pPr>
        <w:jc w:val="both"/>
        <w:rPr>
          <w:rFonts w:ascii="Times" w:hAnsi="Times"/>
          <w:color w:val="000000"/>
          <w:sz w:val="20"/>
          <w:szCs w:val="20"/>
        </w:rPr>
      </w:pPr>
      <w:r w:rsidRPr="00BF77F9">
        <w:rPr>
          <w:rFonts w:ascii="Times" w:hAnsi="Times"/>
          <w:color w:val="000000"/>
          <w:sz w:val="20"/>
          <w:szCs w:val="20"/>
        </w:rPr>
        <w:t>1</w:t>
      </w:r>
      <w:r w:rsidR="00086B8E">
        <w:rPr>
          <w:rFonts w:ascii="Times" w:hAnsi="Times"/>
          <w:color w:val="000000"/>
          <w:sz w:val="20"/>
          <w:szCs w:val="20"/>
        </w:rPr>
        <w:t>7</w:t>
      </w:r>
      <w:r w:rsidRPr="00BF77F9">
        <w:rPr>
          <w:rFonts w:ascii="Times" w:hAnsi="Times"/>
          <w:color w:val="000000"/>
          <w:sz w:val="20"/>
          <w:szCs w:val="20"/>
        </w:rPr>
        <w:t xml:space="preserve">. Smyth GK. </w:t>
      </w:r>
      <w:proofErr w:type="spellStart"/>
      <w:proofErr w:type="gramStart"/>
      <w:r w:rsidRPr="00BF77F9">
        <w:rPr>
          <w:rFonts w:ascii="Times" w:hAnsi="Times"/>
          <w:color w:val="000000"/>
          <w:sz w:val="20"/>
          <w:szCs w:val="20"/>
        </w:rPr>
        <w:t>Lineral</w:t>
      </w:r>
      <w:proofErr w:type="spellEnd"/>
      <w:r w:rsidRPr="00BF77F9">
        <w:rPr>
          <w:rFonts w:ascii="Times" w:hAnsi="Times"/>
          <w:color w:val="000000"/>
          <w:sz w:val="20"/>
          <w:szCs w:val="20"/>
        </w:rPr>
        <w:t xml:space="preserve"> models and empirical Bayes methods for assessing differential expression in microarray experiments.</w:t>
      </w:r>
      <w:proofErr w:type="gramEnd"/>
      <w:r w:rsidRPr="00BF77F9">
        <w:rPr>
          <w:rFonts w:ascii="Times" w:hAnsi="Times"/>
          <w:color w:val="000000"/>
          <w:sz w:val="20"/>
          <w:szCs w:val="20"/>
        </w:rPr>
        <w:t xml:space="preserve"> Statistical Applications in Genetics and Molecular Biology, 2004, 3(1): Article 3.</w:t>
      </w:r>
    </w:p>
    <w:p w:rsidR="00281EB7" w:rsidRPr="00BF77F9" w:rsidRDefault="00281EB7" w:rsidP="00A10252">
      <w:pPr>
        <w:jc w:val="both"/>
        <w:rPr>
          <w:rFonts w:ascii="Times" w:hAnsi="Times" w:cs="Helvetica"/>
          <w:color w:val="000000"/>
          <w:sz w:val="20"/>
          <w:szCs w:val="23"/>
        </w:rPr>
      </w:pPr>
    </w:p>
    <w:p w:rsidR="00312C99" w:rsidRDefault="00086B8E" w:rsidP="00312C99">
      <w:pPr>
        <w:jc w:val="both"/>
      </w:pPr>
      <w:r>
        <w:rPr>
          <w:rFonts w:ascii="Times" w:hAnsi="Times" w:cs="Helvetica"/>
          <w:color w:val="000000"/>
          <w:sz w:val="20"/>
          <w:szCs w:val="23"/>
        </w:rPr>
        <w:t>18</w:t>
      </w:r>
      <w:r w:rsidR="0031734F">
        <w:rPr>
          <w:rFonts w:ascii="Times" w:hAnsi="Times" w:cs="Helvetica"/>
          <w:color w:val="000000"/>
          <w:sz w:val="20"/>
          <w:szCs w:val="23"/>
        </w:rPr>
        <w:t xml:space="preserve">. </w:t>
      </w:r>
      <w:proofErr w:type="spellStart"/>
      <w:r w:rsidR="004A7073">
        <w:rPr>
          <w:rFonts w:ascii="Times" w:hAnsi="Times" w:cs="Helvetica"/>
          <w:color w:val="000000"/>
          <w:sz w:val="20"/>
          <w:szCs w:val="23"/>
        </w:rPr>
        <w:t>Ambroise</w:t>
      </w:r>
      <w:proofErr w:type="spellEnd"/>
      <w:r w:rsidR="004A7073">
        <w:rPr>
          <w:rFonts w:ascii="Times" w:hAnsi="Times" w:cs="Helvetica"/>
          <w:color w:val="000000"/>
          <w:sz w:val="20"/>
          <w:szCs w:val="23"/>
        </w:rPr>
        <w:t xml:space="preserve"> C, McLachlan GJ</w:t>
      </w:r>
      <w:r w:rsidR="005E4C30">
        <w:rPr>
          <w:rFonts w:ascii="Times" w:hAnsi="Times" w:cs="Helvetica"/>
          <w:color w:val="000000"/>
          <w:sz w:val="20"/>
          <w:szCs w:val="23"/>
        </w:rPr>
        <w:t xml:space="preserve">. </w:t>
      </w:r>
      <w:proofErr w:type="gramStart"/>
      <w:r w:rsidR="005E4C30">
        <w:rPr>
          <w:rFonts w:ascii="Times" w:hAnsi="Times" w:cs="Helvetica"/>
          <w:color w:val="000000"/>
          <w:sz w:val="20"/>
          <w:szCs w:val="23"/>
        </w:rPr>
        <w:t>Selection bias in gene extraction on the basis of microarray gene-expression data.</w:t>
      </w:r>
      <w:proofErr w:type="gramEnd"/>
      <w:r w:rsidR="005E4C30">
        <w:rPr>
          <w:rFonts w:ascii="Times" w:hAnsi="Times" w:cs="Helvetica"/>
          <w:color w:val="000000"/>
          <w:sz w:val="20"/>
          <w:szCs w:val="23"/>
        </w:rPr>
        <w:t xml:space="preserve"> PNAS, 2002, 99(10): 6562-6566.</w:t>
      </w:r>
    </w:p>
    <w:p w:rsidR="00281EB7" w:rsidRPr="00BF77F9" w:rsidRDefault="00281EB7" w:rsidP="00312C99">
      <w:pPr>
        <w:jc w:val="both"/>
        <w:rPr>
          <w:rFonts w:ascii="Times" w:hAnsi="Times" w:cs="Helvetica"/>
          <w:color w:val="000000"/>
          <w:sz w:val="20"/>
          <w:szCs w:val="23"/>
        </w:rPr>
      </w:pPr>
    </w:p>
    <w:p w:rsidR="00281EB7" w:rsidRPr="00BF77F9" w:rsidRDefault="00086B8E" w:rsidP="00A10252">
      <w:pPr>
        <w:jc w:val="both"/>
        <w:rPr>
          <w:rFonts w:ascii="Times" w:hAnsi="Times" w:cs="Helvetica"/>
          <w:color w:val="000000"/>
          <w:sz w:val="20"/>
          <w:szCs w:val="23"/>
        </w:rPr>
      </w:pPr>
      <w:r>
        <w:rPr>
          <w:rFonts w:ascii="Times" w:hAnsi="Times" w:cs="Helvetica"/>
          <w:color w:val="000000"/>
          <w:sz w:val="20"/>
          <w:szCs w:val="23"/>
        </w:rPr>
        <w:t>19</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Bewick</w:t>
      </w:r>
      <w:proofErr w:type="spellEnd"/>
      <w:r w:rsidR="00281EB7" w:rsidRPr="00BF77F9">
        <w:rPr>
          <w:rFonts w:ascii="Times" w:hAnsi="Times" w:cs="Helvetica"/>
          <w:color w:val="000000"/>
          <w:sz w:val="20"/>
          <w:szCs w:val="23"/>
        </w:rPr>
        <w:t xml:space="preserve"> V, Cheek L, Ball J. Statistics review 13: Receiver operating characteristic curves. </w:t>
      </w:r>
      <w:proofErr w:type="gramStart"/>
      <w:r w:rsidR="00281EB7" w:rsidRPr="00BF77F9">
        <w:rPr>
          <w:rFonts w:ascii="Times" w:hAnsi="Times" w:cs="Helvetica"/>
          <w:color w:val="000000"/>
          <w:sz w:val="20"/>
          <w:szCs w:val="23"/>
        </w:rPr>
        <w:t>Critical Care, 2004, 8 (6): 508–512.</w:t>
      </w:r>
      <w:proofErr w:type="gramEnd"/>
    </w:p>
    <w:p w:rsidR="00281EB7" w:rsidRPr="00BF77F9" w:rsidRDefault="00281EB7" w:rsidP="00A10252">
      <w:pPr>
        <w:jc w:val="both"/>
        <w:rPr>
          <w:rFonts w:ascii="Times" w:hAnsi="Times" w:cs="Helvetica"/>
          <w:color w:val="000000"/>
          <w:sz w:val="20"/>
          <w:szCs w:val="23"/>
        </w:rPr>
      </w:pPr>
    </w:p>
    <w:p w:rsidR="00C51464" w:rsidRPr="00BF77F9" w:rsidRDefault="0031734F" w:rsidP="00A10252">
      <w:pPr>
        <w:jc w:val="both"/>
        <w:rPr>
          <w:rFonts w:ascii="Times" w:hAnsi="Times" w:cs="Helvetica"/>
          <w:color w:val="000000"/>
          <w:sz w:val="20"/>
          <w:szCs w:val="23"/>
        </w:rPr>
      </w:pPr>
      <w:r>
        <w:rPr>
          <w:rFonts w:ascii="Times" w:hAnsi="Times" w:cs="Helvetica"/>
          <w:color w:val="000000"/>
          <w:sz w:val="20"/>
          <w:szCs w:val="23"/>
        </w:rPr>
        <w:t>20</w:t>
      </w:r>
      <w:r w:rsidR="00C51464" w:rsidRPr="00BF77F9">
        <w:rPr>
          <w:rFonts w:ascii="Times" w:hAnsi="Times" w:cs="Helvetica"/>
          <w:color w:val="000000"/>
          <w:sz w:val="20"/>
          <w:szCs w:val="23"/>
        </w:rPr>
        <w:t>. Pines JM, Everett WW. Evidence-Based Emergency Care: Diagnostic Testing and Clinical Decision Rules. Blackwell (2008).</w:t>
      </w:r>
    </w:p>
    <w:p w:rsidR="00C51464" w:rsidRPr="00BF77F9" w:rsidRDefault="00C51464" w:rsidP="00A10252">
      <w:pPr>
        <w:jc w:val="both"/>
        <w:rPr>
          <w:rFonts w:ascii="Times" w:hAnsi="Times" w:cs="Helvetica"/>
          <w:color w:val="000000"/>
          <w:sz w:val="20"/>
          <w:szCs w:val="23"/>
        </w:rPr>
      </w:pPr>
    </w:p>
    <w:p w:rsidR="00281EB7" w:rsidRPr="00E81974" w:rsidRDefault="0031734F" w:rsidP="00A10252">
      <w:pPr>
        <w:jc w:val="both"/>
        <w:rPr>
          <w:rFonts w:ascii="Times" w:hAnsi="Times" w:cs="Helvetica"/>
          <w:color w:val="000000"/>
          <w:sz w:val="20"/>
          <w:szCs w:val="23"/>
        </w:rPr>
      </w:pPr>
      <w:r w:rsidRPr="00E81974">
        <w:rPr>
          <w:rFonts w:ascii="Times" w:hAnsi="Times" w:cs="Helvetica"/>
          <w:color w:val="000000"/>
          <w:sz w:val="20"/>
          <w:szCs w:val="23"/>
        </w:rPr>
        <w:t>21</w:t>
      </w:r>
      <w:r w:rsidR="00281EB7" w:rsidRPr="00E81974">
        <w:rPr>
          <w:rFonts w:ascii="Times" w:hAnsi="Times" w:cs="Helvetica"/>
          <w:color w:val="000000"/>
          <w:sz w:val="20"/>
          <w:szCs w:val="23"/>
        </w:rPr>
        <w:t xml:space="preserve">. </w:t>
      </w:r>
      <w:proofErr w:type="spellStart"/>
      <w:r w:rsidR="00281EB7" w:rsidRPr="00E81974">
        <w:rPr>
          <w:rFonts w:ascii="Times" w:hAnsi="Times" w:cs="Helvetica"/>
          <w:color w:val="000000"/>
          <w:sz w:val="20"/>
          <w:szCs w:val="23"/>
        </w:rPr>
        <w:t>Rankinen</w:t>
      </w:r>
      <w:proofErr w:type="spellEnd"/>
      <w:r w:rsidR="00281EB7" w:rsidRPr="00E81974">
        <w:rPr>
          <w:rFonts w:ascii="Times" w:hAnsi="Times" w:cs="Helvetica"/>
          <w:color w:val="000000"/>
          <w:sz w:val="20"/>
          <w:szCs w:val="23"/>
        </w:rPr>
        <w:t xml:space="preserve"> R, </w:t>
      </w:r>
      <w:proofErr w:type="spellStart"/>
      <w:r w:rsidR="00281EB7" w:rsidRPr="00E81974">
        <w:rPr>
          <w:rFonts w:ascii="Times" w:hAnsi="Times" w:cs="Helvetica"/>
          <w:color w:val="000000"/>
          <w:sz w:val="20"/>
          <w:szCs w:val="23"/>
        </w:rPr>
        <w:t>Zuberi</w:t>
      </w:r>
      <w:proofErr w:type="spellEnd"/>
      <w:r w:rsidR="00281EB7" w:rsidRPr="00E81974">
        <w:rPr>
          <w:rFonts w:ascii="Times" w:hAnsi="Times" w:cs="Helvetica"/>
          <w:color w:val="000000"/>
          <w:sz w:val="20"/>
          <w:szCs w:val="23"/>
        </w:rPr>
        <w:t xml:space="preserve"> A, </w:t>
      </w:r>
      <w:proofErr w:type="spellStart"/>
      <w:r w:rsidR="00281EB7" w:rsidRPr="00E81974">
        <w:rPr>
          <w:rFonts w:ascii="Times" w:hAnsi="Times" w:cs="Helvetica"/>
          <w:color w:val="000000"/>
          <w:sz w:val="20"/>
          <w:szCs w:val="23"/>
        </w:rPr>
        <w:t>Chagnon</w:t>
      </w:r>
      <w:proofErr w:type="spellEnd"/>
      <w:r w:rsidR="00281EB7" w:rsidRPr="00E81974">
        <w:rPr>
          <w:rFonts w:ascii="Times" w:hAnsi="Times" w:cs="Helvetica"/>
          <w:color w:val="000000"/>
          <w:sz w:val="20"/>
          <w:szCs w:val="23"/>
        </w:rPr>
        <w:t xml:space="preserve"> YC, </w:t>
      </w:r>
      <w:proofErr w:type="spellStart"/>
      <w:r w:rsidR="00281EB7" w:rsidRPr="00E81974">
        <w:rPr>
          <w:rFonts w:ascii="Times" w:hAnsi="Times" w:cs="Helvetica"/>
          <w:color w:val="000000"/>
          <w:sz w:val="20"/>
          <w:szCs w:val="23"/>
        </w:rPr>
        <w:t>Weisnagel</w:t>
      </w:r>
      <w:proofErr w:type="spellEnd"/>
      <w:r w:rsidR="00281EB7" w:rsidRPr="00E81974">
        <w:rPr>
          <w:rFonts w:ascii="Times" w:hAnsi="Times" w:cs="Helvetica"/>
          <w:color w:val="000000"/>
          <w:sz w:val="20"/>
          <w:szCs w:val="23"/>
        </w:rPr>
        <w:t xml:space="preserve"> SJ, </w:t>
      </w:r>
      <w:proofErr w:type="spellStart"/>
      <w:r w:rsidR="00281EB7" w:rsidRPr="00E81974">
        <w:rPr>
          <w:rFonts w:ascii="Times" w:hAnsi="Times" w:cs="Helvetica"/>
          <w:color w:val="000000"/>
          <w:sz w:val="20"/>
          <w:szCs w:val="23"/>
        </w:rPr>
        <w:t>Argyropoulos</w:t>
      </w:r>
      <w:proofErr w:type="spellEnd"/>
      <w:r w:rsidR="00281EB7" w:rsidRPr="00E81974">
        <w:rPr>
          <w:rFonts w:ascii="Times" w:hAnsi="Times" w:cs="Helvetica"/>
          <w:color w:val="000000"/>
          <w:sz w:val="20"/>
          <w:szCs w:val="23"/>
        </w:rPr>
        <w:t xml:space="preserve"> G, </w:t>
      </w:r>
      <w:proofErr w:type="spellStart"/>
      <w:r w:rsidR="00281EB7" w:rsidRPr="00E81974">
        <w:rPr>
          <w:rFonts w:ascii="Times" w:hAnsi="Times" w:cs="Helvetica"/>
          <w:color w:val="000000"/>
          <w:sz w:val="20"/>
          <w:szCs w:val="23"/>
        </w:rPr>
        <w:t>Walts</w:t>
      </w:r>
      <w:proofErr w:type="spellEnd"/>
      <w:r w:rsidR="00281EB7" w:rsidRPr="00E81974">
        <w:rPr>
          <w:rFonts w:ascii="Times" w:hAnsi="Times" w:cs="Helvetica"/>
          <w:color w:val="000000"/>
          <w:sz w:val="20"/>
          <w:szCs w:val="23"/>
        </w:rPr>
        <w:t xml:space="preserve"> B, et al. The Human Obesity Gene Map: The 2005 Update. Obesity, 2006, 14: 529-644.</w:t>
      </w:r>
    </w:p>
    <w:p w:rsidR="00281EB7" w:rsidRPr="00E81974" w:rsidRDefault="00281EB7" w:rsidP="00A10252">
      <w:pPr>
        <w:jc w:val="both"/>
        <w:rPr>
          <w:rFonts w:ascii="Times" w:hAnsi="Times" w:cs="Helvetica"/>
          <w:color w:val="000000"/>
          <w:sz w:val="20"/>
          <w:szCs w:val="23"/>
          <w:rPrChange w:id="100" w:author="Ravi Parikh" w:date="2012-03-11T21:10:00Z">
            <w:rPr>
              <w:rFonts w:ascii="Times" w:hAnsi="Times" w:cs="Helvetica"/>
              <w:color w:val="000000"/>
              <w:sz w:val="20"/>
              <w:szCs w:val="23"/>
            </w:rPr>
          </w:rPrChange>
        </w:rPr>
      </w:pPr>
    </w:p>
    <w:p w:rsidR="00281EB7" w:rsidRPr="00E81974" w:rsidRDefault="00C51464" w:rsidP="00A10252">
      <w:pPr>
        <w:jc w:val="both"/>
        <w:rPr>
          <w:rFonts w:ascii="Times" w:hAnsi="Times" w:cs="Helvetica"/>
          <w:color w:val="000000"/>
          <w:sz w:val="20"/>
          <w:szCs w:val="23"/>
        </w:rPr>
      </w:pPr>
      <w:r w:rsidRPr="00E81974">
        <w:rPr>
          <w:rFonts w:ascii="Times" w:hAnsi="Times" w:cs="Helvetica"/>
          <w:color w:val="000000"/>
          <w:sz w:val="20"/>
          <w:szCs w:val="23"/>
          <w:rPrChange w:id="101" w:author="Ravi Parikh" w:date="2012-03-11T21:10:00Z">
            <w:rPr>
              <w:rFonts w:ascii="Times" w:hAnsi="Times" w:cs="Helvetica"/>
              <w:color w:val="000000"/>
              <w:sz w:val="20"/>
              <w:szCs w:val="23"/>
            </w:rPr>
          </w:rPrChange>
        </w:rPr>
        <w:t>2</w:t>
      </w:r>
      <w:r w:rsidR="0031734F" w:rsidRPr="00E81974">
        <w:rPr>
          <w:rFonts w:ascii="Times" w:hAnsi="Times" w:cs="Helvetica"/>
          <w:color w:val="000000"/>
          <w:sz w:val="20"/>
          <w:szCs w:val="23"/>
          <w:rPrChange w:id="102" w:author="Ravi Parikh" w:date="2012-03-11T21:10:00Z">
            <w:rPr>
              <w:rFonts w:ascii="Times" w:hAnsi="Times" w:cs="Helvetica"/>
              <w:color w:val="000000"/>
              <w:sz w:val="20"/>
              <w:szCs w:val="23"/>
            </w:rPr>
          </w:rPrChange>
        </w:rPr>
        <w:t>2</w:t>
      </w:r>
      <w:r w:rsidR="00281EB7" w:rsidRPr="00E81974">
        <w:rPr>
          <w:rFonts w:ascii="Times" w:hAnsi="Times" w:cs="Helvetica"/>
          <w:color w:val="000000"/>
          <w:sz w:val="20"/>
          <w:szCs w:val="23"/>
          <w:rPrChange w:id="103" w:author="Ravi Parikh" w:date="2012-03-11T21:10:00Z">
            <w:rPr>
              <w:rFonts w:ascii="Times" w:hAnsi="Times" w:cs="Helvetica"/>
              <w:color w:val="000000"/>
              <w:sz w:val="20"/>
              <w:szCs w:val="23"/>
            </w:rPr>
          </w:rPrChange>
        </w:rPr>
        <w:t xml:space="preserve">. </w:t>
      </w:r>
      <w:proofErr w:type="spellStart"/>
      <w:ins w:id="104" w:author="Ravi Parikh" w:date="2012-03-11T21:06:00Z">
        <w:r w:rsidR="002B1474" w:rsidRPr="00E81974">
          <w:rPr>
            <w:rFonts w:ascii="Times" w:hAnsi="Times"/>
            <w:sz w:val="20"/>
            <w:szCs w:val="20"/>
            <w:rPrChange w:id="105" w:author="Ravi Parikh" w:date="2012-03-11T21:10:00Z">
              <w:rPr>
                <w:rFonts w:ascii="Verdana" w:hAnsi="Verdana"/>
                <w:sz w:val="20"/>
                <w:szCs w:val="20"/>
              </w:rPr>
            </w:rPrChange>
          </w:rPr>
          <w:t>Motiwala</w:t>
        </w:r>
        <w:proofErr w:type="spellEnd"/>
        <w:r w:rsidR="002B1474" w:rsidRPr="00E81974">
          <w:rPr>
            <w:rFonts w:ascii="Times" w:hAnsi="Times"/>
            <w:sz w:val="20"/>
            <w:szCs w:val="20"/>
            <w:rPrChange w:id="106" w:author="Ravi Parikh" w:date="2012-03-11T21:10:00Z">
              <w:rPr>
                <w:rFonts w:ascii="Verdana" w:hAnsi="Verdana"/>
                <w:sz w:val="20"/>
                <w:szCs w:val="20"/>
              </w:rPr>
            </w:rPrChange>
          </w:rPr>
          <w:t xml:space="preserve"> T, </w:t>
        </w:r>
        <w:proofErr w:type="spellStart"/>
        <w:r w:rsidR="002B1474" w:rsidRPr="00E81974">
          <w:rPr>
            <w:rFonts w:ascii="Times" w:hAnsi="Times"/>
            <w:sz w:val="20"/>
            <w:szCs w:val="20"/>
            <w:rPrChange w:id="107" w:author="Ravi Parikh" w:date="2012-03-11T21:10:00Z">
              <w:rPr>
                <w:rFonts w:ascii="Verdana" w:hAnsi="Verdana"/>
                <w:sz w:val="20"/>
                <w:szCs w:val="20"/>
              </w:rPr>
            </w:rPrChange>
          </w:rPr>
          <w:t>Zanesi</w:t>
        </w:r>
        <w:proofErr w:type="spellEnd"/>
        <w:r w:rsidR="002B1474" w:rsidRPr="00E81974">
          <w:rPr>
            <w:rFonts w:ascii="Times" w:hAnsi="Times"/>
            <w:sz w:val="20"/>
            <w:szCs w:val="20"/>
            <w:rPrChange w:id="108" w:author="Ravi Parikh" w:date="2012-03-11T21:10:00Z">
              <w:rPr>
                <w:rFonts w:ascii="Verdana" w:hAnsi="Verdana"/>
                <w:sz w:val="20"/>
                <w:szCs w:val="20"/>
              </w:rPr>
            </w:rPrChange>
          </w:rPr>
          <w:t xml:space="preserve"> N, </w:t>
        </w:r>
        <w:proofErr w:type="spellStart"/>
        <w:r w:rsidR="002B1474" w:rsidRPr="00E81974">
          <w:rPr>
            <w:rFonts w:ascii="Times" w:hAnsi="Times"/>
            <w:sz w:val="20"/>
            <w:szCs w:val="20"/>
            <w:rPrChange w:id="109" w:author="Ravi Parikh" w:date="2012-03-11T21:10:00Z">
              <w:rPr>
                <w:rFonts w:ascii="Verdana" w:hAnsi="Verdana"/>
                <w:sz w:val="20"/>
                <w:szCs w:val="20"/>
              </w:rPr>
            </w:rPrChange>
          </w:rPr>
          <w:t>Datta</w:t>
        </w:r>
        <w:proofErr w:type="spellEnd"/>
        <w:r w:rsidR="002B1474" w:rsidRPr="00E81974">
          <w:rPr>
            <w:rFonts w:ascii="Times" w:hAnsi="Times"/>
            <w:sz w:val="20"/>
            <w:szCs w:val="20"/>
            <w:rPrChange w:id="110" w:author="Ravi Parikh" w:date="2012-03-11T21:10:00Z">
              <w:rPr>
                <w:rFonts w:ascii="Verdana" w:hAnsi="Verdana"/>
                <w:sz w:val="20"/>
                <w:szCs w:val="20"/>
              </w:rPr>
            </w:rPrChange>
          </w:rPr>
          <w:t xml:space="preserve"> J, Roy S, </w:t>
        </w:r>
        <w:proofErr w:type="spellStart"/>
        <w:r w:rsidR="002B1474" w:rsidRPr="00E81974">
          <w:rPr>
            <w:rFonts w:ascii="Times" w:hAnsi="Times"/>
            <w:sz w:val="20"/>
            <w:szCs w:val="20"/>
            <w:rPrChange w:id="111" w:author="Ravi Parikh" w:date="2012-03-11T21:10:00Z">
              <w:rPr>
                <w:rFonts w:ascii="Verdana" w:hAnsi="Verdana"/>
                <w:sz w:val="20"/>
                <w:szCs w:val="20"/>
              </w:rPr>
            </w:rPrChange>
          </w:rPr>
          <w:t>Kutay</w:t>
        </w:r>
        <w:proofErr w:type="spellEnd"/>
        <w:r w:rsidR="002B1474" w:rsidRPr="00E81974">
          <w:rPr>
            <w:rFonts w:ascii="Times" w:hAnsi="Times"/>
            <w:sz w:val="20"/>
            <w:szCs w:val="20"/>
            <w:rPrChange w:id="112" w:author="Ravi Parikh" w:date="2012-03-11T21:10:00Z">
              <w:rPr>
                <w:rFonts w:ascii="Verdana" w:hAnsi="Verdana"/>
                <w:sz w:val="20"/>
                <w:szCs w:val="20"/>
              </w:rPr>
            </w:rPrChange>
          </w:rPr>
          <w:t xml:space="preserve"> H, </w:t>
        </w:r>
        <w:proofErr w:type="spellStart"/>
        <w:r w:rsidR="002B1474" w:rsidRPr="00E81974">
          <w:rPr>
            <w:rFonts w:ascii="Times" w:hAnsi="Times"/>
            <w:sz w:val="20"/>
            <w:szCs w:val="20"/>
            <w:rPrChange w:id="113" w:author="Ravi Parikh" w:date="2012-03-11T21:10:00Z">
              <w:rPr>
                <w:rFonts w:ascii="Verdana" w:hAnsi="Verdana"/>
                <w:sz w:val="20"/>
                <w:szCs w:val="20"/>
              </w:rPr>
            </w:rPrChange>
          </w:rPr>
          <w:t>Checovich</w:t>
        </w:r>
        <w:proofErr w:type="spellEnd"/>
        <w:r w:rsidR="002B1474" w:rsidRPr="00E81974">
          <w:rPr>
            <w:rFonts w:ascii="Times" w:hAnsi="Times"/>
            <w:sz w:val="20"/>
            <w:szCs w:val="20"/>
            <w:rPrChange w:id="114" w:author="Ravi Parikh" w:date="2012-03-11T21:10:00Z">
              <w:rPr>
                <w:rFonts w:ascii="Verdana" w:hAnsi="Verdana"/>
                <w:sz w:val="20"/>
                <w:szCs w:val="20"/>
              </w:rPr>
            </w:rPrChange>
          </w:rPr>
          <w:t xml:space="preserve"> AM, et al. AP-1 elements and TCL1 protein regulate expression of the gene encoding protein tyrosine </w:t>
        </w:r>
        <w:proofErr w:type="spellStart"/>
        <w:r w:rsidR="002B1474" w:rsidRPr="00E81974">
          <w:rPr>
            <w:rFonts w:ascii="Times" w:hAnsi="Times"/>
            <w:sz w:val="20"/>
            <w:szCs w:val="20"/>
            <w:rPrChange w:id="115" w:author="Ravi Parikh" w:date="2012-03-11T21:10:00Z">
              <w:rPr>
                <w:rFonts w:ascii="Verdana" w:hAnsi="Verdana"/>
                <w:sz w:val="20"/>
                <w:szCs w:val="20"/>
              </w:rPr>
            </w:rPrChange>
          </w:rPr>
          <w:t>phosphatase</w:t>
        </w:r>
        <w:proofErr w:type="spellEnd"/>
        <w:r w:rsidR="002B1474" w:rsidRPr="00E81974">
          <w:rPr>
            <w:rFonts w:ascii="Times" w:hAnsi="Times"/>
            <w:sz w:val="20"/>
            <w:szCs w:val="20"/>
            <w:rPrChange w:id="116" w:author="Ravi Parikh" w:date="2012-03-11T21:10:00Z">
              <w:rPr>
                <w:rFonts w:ascii="Verdana" w:hAnsi="Verdana"/>
                <w:sz w:val="20"/>
                <w:szCs w:val="20"/>
              </w:rPr>
            </w:rPrChange>
          </w:rPr>
          <w:t xml:space="preserve"> </w:t>
        </w:r>
        <w:proofErr w:type="spellStart"/>
        <w:r w:rsidR="002B1474" w:rsidRPr="00E81974">
          <w:rPr>
            <w:rFonts w:ascii="Times" w:hAnsi="Times"/>
            <w:sz w:val="20"/>
            <w:szCs w:val="20"/>
            <w:rPrChange w:id="117" w:author="Ravi Parikh" w:date="2012-03-11T21:10:00Z">
              <w:rPr>
                <w:rFonts w:ascii="Verdana" w:hAnsi="Verdana"/>
                <w:sz w:val="20"/>
                <w:szCs w:val="20"/>
              </w:rPr>
            </w:rPrChange>
          </w:rPr>
          <w:t>PTPROt</w:t>
        </w:r>
        <w:proofErr w:type="spellEnd"/>
        <w:r w:rsidR="002B1474" w:rsidRPr="00E81974">
          <w:rPr>
            <w:rFonts w:ascii="Times" w:hAnsi="Times"/>
            <w:sz w:val="20"/>
            <w:szCs w:val="20"/>
            <w:rPrChange w:id="118" w:author="Ravi Parikh" w:date="2012-03-11T21:10:00Z">
              <w:rPr>
                <w:rFonts w:ascii="Verdana" w:hAnsi="Verdana"/>
                <w:sz w:val="20"/>
                <w:szCs w:val="20"/>
              </w:rPr>
            </w:rPrChange>
          </w:rPr>
          <w:t xml:space="preserve"> in leukemia. Blood, 2011 Dec 1, 118(23): 6132-40.</w:t>
        </w:r>
      </w:ins>
      <w:del w:id="119" w:author="Ravi Parikh" w:date="2012-03-11T21:06:00Z">
        <w:r w:rsidR="00281EB7" w:rsidRPr="00E81974" w:rsidDel="002B1474">
          <w:rPr>
            <w:rFonts w:ascii="Times" w:hAnsi="Times" w:cs="Helvetica"/>
            <w:color w:val="000000"/>
            <w:sz w:val="20"/>
            <w:szCs w:val="23"/>
          </w:rPr>
          <w:delText>Strand AD, Aragaki AK, Shaw D, Bird T, Holton J, Turner C, et al. Gene expression in Huntington’s disease skeletal muscle: a potential biomarker. Human Molecular Genetics, 2005, 14(13): 1863-1878.</w:delText>
        </w:r>
      </w:del>
    </w:p>
    <w:p w:rsidR="00281EB7" w:rsidRPr="00E81974" w:rsidRDefault="00281EB7" w:rsidP="00A10252">
      <w:pPr>
        <w:jc w:val="both"/>
        <w:rPr>
          <w:rFonts w:ascii="Times" w:hAnsi="Times" w:cs="Helvetica"/>
          <w:color w:val="000000"/>
          <w:sz w:val="20"/>
          <w:szCs w:val="23"/>
          <w:rPrChange w:id="120" w:author="Ravi Parikh" w:date="2012-03-11T21:10:00Z">
            <w:rPr>
              <w:rFonts w:ascii="Times" w:hAnsi="Times" w:cs="Helvetica"/>
              <w:color w:val="000000"/>
              <w:sz w:val="20"/>
              <w:szCs w:val="23"/>
            </w:rPr>
          </w:rPrChange>
        </w:rPr>
      </w:pPr>
    </w:p>
    <w:p w:rsidR="00281EB7" w:rsidRPr="00E81974" w:rsidRDefault="00C51464" w:rsidP="00A10252">
      <w:pPr>
        <w:jc w:val="both"/>
        <w:rPr>
          <w:rFonts w:ascii="Times" w:hAnsi="Times" w:cs="Helvetica"/>
          <w:color w:val="000000"/>
          <w:sz w:val="20"/>
          <w:szCs w:val="23"/>
        </w:rPr>
      </w:pPr>
      <w:r w:rsidRPr="00E81974">
        <w:rPr>
          <w:rFonts w:ascii="Times" w:hAnsi="Times" w:cs="Helvetica"/>
          <w:color w:val="000000"/>
          <w:sz w:val="20"/>
          <w:szCs w:val="23"/>
          <w:rPrChange w:id="121" w:author="Ravi Parikh" w:date="2012-03-11T21:10:00Z">
            <w:rPr>
              <w:rFonts w:ascii="Times" w:hAnsi="Times" w:cs="Helvetica"/>
              <w:color w:val="000000"/>
              <w:sz w:val="20"/>
              <w:szCs w:val="23"/>
            </w:rPr>
          </w:rPrChange>
        </w:rPr>
        <w:t>2</w:t>
      </w:r>
      <w:r w:rsidR="0031734F" w:rsidRPr="00E81974">
        <w:rPr>
          <w:rFonts w:ascii="Times" w:hAnsi="Times" w:cs="Helvetica"/>
          <w:color w:val="000000"/>
          <w:sz w:val="20"/>
          <w:szCs w:val="23"/>
          <w:rPrChange w:id="122" w:author="Ravi Parikh" w:date="2012-03-11T21:10:00Z">
            <w:rPr>
              <w:rFonts w:ascii="Times" w:hAnsi="Times" w:cs="Helvetica"/>
              <w:color w:val="000000"/>
              <w:sz w:val="20"/>
              <w:szCs w:val="23"/>
            </w:rPr>
          </w:rPrChange>
        </w:rPr>
        <w:t>3</w:t>
      </w:r>
      <w:r w:rsidR="00281EB7" w:rsidRPr="00E81974">
        <w:rPr>
          <w:rFonts w:ascii="Times" w:hAnsi="Times" w:cs="Helvetica"/>
          <w:color w:val="000000"/>
          <w:sz w:val="20"/>
          <w:szCs w:val="23"/>
          <w:rPrChange w:id="123" w:author="Ravi Parikh" w:date="2012-03-11T21:10:00Z">
            <w:rPr>
              <w:rFonts w:ascii="Times" w:hAnsi="Times" w:cs="Helvetica"/>
              <w:color w:val="000000"/>
              <w:sz w:val="20"/>
              <w:szCs w:val="23"/>
            </w:rPr>
          </w:rPrChange>
        </w:rPr>
        <w:t xml:space="preserve">. </w:t>
      </w:r>
      <w:proofErr w:type="spellStart"/>
      <w:ins w:id="124" w:author="Ravi Parikh" w:date="2012-03-11T21:06:00Z">
        <w:r w:rsidR="002B1474" w:rsidRPr="00E81974">
          <w:rPr>
            <w:rFonts w:ascii="Times" w:hAnsi="Times"/>
            <w:sz w:val="20"/>
            <w:szCs w:val="20"/>
            <w:rPrChange w:id="125" w:author="Ravi Parikh" w:date="2012-03-11T21:10:00Z">
              <w:rPr>
                <w:rFonts w:ascii="Verdana" w:hAnsi="Verdana"/>
                <w:sz w:val="20"/>
                <w:szCs w:val="20"/>
              </w:rPr>
            </w:rPrChange>
          </w:rPr>
          <w:t>Steininger</w:t>
        </w:r>
        <w:proofErr w:type="spellEnd"/>
        <w:r w:rsidR="002B1474" w:rsidRPr="00E81974">
          <w:rPr>
            <w:rFonts w:ascii="Times" w:hAnsi="Times"/>
            <w:sz w:val="20"/>
            <w:szCs w:val="20"/>
            <w:rPrChange w:id="126" w:author="Ravi Parikh" w:date="2012-03-11T21:10:00Z">
              <w:rPr>
                <w:rFonts w:ascii="Verdana" w:hAnsi="Verdana"/>
                <w:sz w:val="20"/>
                <w:szCs w:val="20"/>
              </w:rPr>
            </w:rPrChange>
          </w:rPr>
          <w:t xml:space="preserve"> A, </w:t>
        </w:r>
        <w:proofErr w:type="spellStart"/>
        <w:r w:rsidR="002B1474" w:rsidRPr="00E81974">
          <w:rPr>
            <w:rFonts w:ascii="Times" w:hAnsi="Times"/>
            <w:sz w:val="20"/>
            <w:szCs w:val="20"/>
            <w:rPrChange w:id="127" w:author="Ravi Parikh" w:date="2012-03-11T21:10:00Z">
              <w:rPr>
                <w:rFonts w:ascii="Verdana" w:hAnsi="Verdana"/>
                <w:sz w:val="20"/>
                <w:szCs w:val="20"/>
              </w:rPr>
            </w:rPrChange>
          </w:rPr>
          <w:t>Möbs</w:t>
        </w:r>
        <w:proofErr w:type="spellEnd"/>
        <w:r w:rsidR="002B1474" w:rsidRPr="00E81974">
          <w:rPr>
            <w:rFonts w:ascii="Times" w:hAnsi="Times"/>
            <w:sz w:val="20"/>
            <w:szCs w:val="20"/>
            <w:rPrChange w:id="128" w:author="Ravi Parikh" w:date="2012-03-11T21:10:00Z">
              <w:rPr>
                <w:rFonts w:ascii="Verdana" w:hAnsi="Verdana"/>
                <w:sz w:val="20"/>
                <w:szCs w:val="20"/>
              </w:rPr>
            </w:rPrChange>
          </w:rPr>
          <w:t xml:space="preserve"> M, </w:t>
        </w:r>
        <w:proofErr w:type="spellStart"/>
        <w:r w:rsidR="002B1474" w:rsidRPr="00E81974">
          <w:rPr>
            <w:rFonts w:ascii="Times" w:hAnsi="Times"/>
            <w:sz w:val="20"/>
            <w:szCs w:val="20"/>
            <w:rPrChange w:id="129" w:author="Ravi Parikh" w:date="2012-03-11T21:10:00Z">
              <w:rPr>
                <w:rFonts w:ascii="Verdana" w:hAnsi="Verdana"/>
                <w:sz w:val="20"/>
                <w:szCs w:val="20"/>
              </w:rPr>
            </w:rPrChange>
          </w:rPr>
          <w:t>Ullmann</w:t>
        </w:r>
        <w:proofErr w:type="spellEnd"/>
        <w:r w:rsidR="002B1474" w:rsidRPr="00E81974">
          <w:rPr>
            <w:rFonts w:ascii="Times" w:hAnsi="Times"/>
            <w:sz w:val="20"/>
            <w:szCs w:val="20"/>
            <w:rPrChange w:id="130" w:author="Ravi Parikh" w:date="2012-03-11T21:10:00Z">
              <w:rPr>
                <w:rFonts w:ascii="Verdana" w:hAnsi="Verdana"/>
                <w:sz w:val="20"/>
                <w:szCs w:val="20"/>
              </w:rPr>
            </w:rPrChange>
          </w:rPr>
          <w:t xml:space="preserve"> R, </w:t>
        </w:r>
        <w:proofErr w:type="spellStart"/>
        <w:r w:rsidR="002B1474" w:rsidRPr="00E81974">
          <w:rPr>
            <w:rFonts w:ascii="Times" w:hAnsi="Times"/>
            <w:sz w:val="20"/>
            <w:szCs w:val="20"/>
            <w:rPrChange w:id="131" w:author="Ravi Parikh" w:date="2012-03-11T21:10:00Z">
              <w:rPr>
                <w:rFonts w:ascii="Verdana" w:hAnsi="Verdana"/>
                <w:sz w:val="20"/>
                <w:szCs w:val="20"/>
              </w:rPr>
            </w:rPrChange>
          </w:rPr>
          <w:t>Köchert</w:t>
        </w:r>
        <w:proofErr w:type="spellEnd"/>
        <w:r w:rsidR="002B1474" w:rsidRPr="00E81974">
          <w:rPr>
            <w:rFonts w:ascii="Times" w:hAnsi="Times"/>
            <w:sz w:val="20"/>
            <w:szCs w:val="20"/>
            <w:rPrChange w:id="132" w:author="Ravi Parikh" w:date="2012-03-11T21:10:00Z">
              <w:rPr>
                <w:rFonts w:ascii="Verdana" w:hAnsi="Verdana"/>
                <w:sz w:val="20"/>
                <w:szCs w:val="20"/>
              </w:rPr>
            </w:rPrChange>
          </w:rPr>
          <w:t xml:space="preserve"> K, </w:t>
        </w:r>
        <w:proofErr w:type="spellStart"/>
        <w:r w:rsidR="002B1474" w:rsidRPr="00E81974">
          <w:rPr>
            <w:rFonts w:ascii="Times" w:hAnsi="Times"/>
            <w:sz w:val="20"/>
            <w:szCs w:val="20"/>
            <w:rPrChange w:id="133" w:author="Ravi Parikh" w:date="2012-03-11T21:10:00Z">
              <w:rPr>
                <w:rFonts w:ascii="Verdana" w:hAnsi="Verdana"/>
                <w:sz w:val="20"/>
                <w:szCs w:val="20"/>
              </w:rPr>
            </w:rPrChange>
          </w:rPr>
          <w:t>Kreher</w:t>
        </w:r>
        <w:proofErr w:type="spellEnd"/>
        <w:r w:rsidR="002B1474" w:rsidRPr="00E81974">
          <w:rPr>
            <w:rFonts w:ascii="Times" w:hAnsi="Times"/>
            <w:sz w:val="20"/>
            <w:szCs w:val="20"/>
            <w:rPrChange w:id="134" w:author="Ravi Parikh" w:date="2012-03-11T21:10:00Z">
              <w:rPr>
                <w:rFonts w:ascii="Verdana" w:hAnsi="Verdana"/>
                <w:sz w:val="20"/>
                <w:szCs w:val="20"/>
              </w:rPr>
            </w:rPrChange>
          </w:rPr>
          <w:t xml:space="preserve"> S, </w:t>
        </w:r>
        <w:proofErr w:type="spellStart"/>
        <w:r w:rsidR="002B1474" w:rsidRPr="00E81974">
          <w:rPr>
            <w:rFonts w:ascii="Times" w:hAnsi="Times"/>
            <w:sz w:val="20"/>
            <w:szCs w:val="20"/>
            <w:rPrChange w:id="135" w:author="Ravi Parikh" w:date="2012-03-11T21:10:00Z">
              <w:rPr>
                <w:rFonts w:ascii="Verdana" w:hAnsi="Verdana"/>
                <w:sz w:val="20"/>
                <w:szCs w:val="20"/>
              </w:rPr>
            </w:rPrChange>
          </w:rPr>
          <w:t>Lamprecht</w:t>
        </w:r>
        <w:proofErr w:type="spellEnd"/>
        <w:r w:rsidR="002B1474" w:rsidRPr="00E81974">
          <w:rPr>
            <w:rFonts w:ascii="Times" w:hAnsi="Times"/>
            <w:sz w:val="20"/>
            <w:szCs w:val="20"/>
            <w:rPrChange w:id="136" w:author="Ravi Parikh" w:date="2012-03-11T21:10:00Z">
              <w:rPr>
                <w:rFonts w:ascii="Verdana" w:hAnsi="Verdana"/>
                <w:sz w:val="20"/>
                <w:szCs w:val="20"/>
              </w:rPr>
            </w:rPrChange>
          </w:rPr>
          <w:t xml:space="preserve"> B, et al. Genomic loss of the putative tumor suppressor gene E2A in human lymphoma. J Exp Med. 2011 Aug, 208(8): 1585-93.</w:t>
        </w:r>
      </w:ins>
      <w:del w:id="137" w:author="Ravi Parikh" w:date="2012-03-11T21:06:00Z">
        <w:r w:rsidR="00281EB7" w:rsidRPr="00E81974" w:rsidDel="002B1474">
          <w:rPr>
            <w:rFonts w:ascii="Times" w:hAnsi="Times" w:cs="Helvetica"/>
            <w:color w:val="000000"/>
            <w:sz w:val="20"/>
            <w:szCs w:val="23"/>
          </w:rPr>
          <w:delText>Gene Expression Atlas – Summary for CBX5. European Bioinformatics Institute, 2011. &lt;http://www.ebi.ac.uk&gt;</w:delText>
        </w:r>
      </w:del>
    </w:p>
    <w:p w:rsidR="00281EB7" w:rsidRPr="00E81974" w:rsidRDefault="00281EB7" w:rsidP="00A10252">
      <w:pPr>
        <w:jc w:val="both"/>
        <w:rPr>
          <w:rFonts w:ascii="Times" w:hAnsi="Times" w:cs="Helvetica"/>
          <w:color w:val="000000"/>
          <w:sz w:val="20"/>
          <w:szCs w:val="23"/>
          <w:rPrChange w:id="138" w:author="Ravi Parikh" w:date="2012-03-11T21:10:00Z">
            <w:rPr>
              <w:rFonts w:ascii="Times" w:hAnsi="Times" w:cs="Helvetica"/>
              <w:color w:val="000000"/>
              <w:sz w:val="20"/>
              <w:szCs w:val="23"/>
            </w:rPr>
          </w:rPrChange>
        </w:rPr>
      </w:pPr>
    </w:p>
    <w:p w:rsidR="002B1474" w:rsidRPr="00E81974" w:rsidRDefault="00C51464" w:rsidP="00A10252">
      <w:pPr>
        <w:jc w:val="both"/>
        <w:rPr>
          <w:ins w:id="139" w:author="Ravi Parikh" w:date="2012-03-11T21:06:00Z"/>
          <w:rFonts w:ascii="Times" w:hAnsi="Times"/>
          <w:sz w:val="20"/>
          <w:szCs w:val="20"/>
          <w:rPrChange w:id="140" w:author="Ravi Parikh" w:date="2012-03-11T21:10:00Z">
            <w:rPr>
              <w:ins w:id="141" w:author="Ravi Parikh" w:date="2012-03-11T21:06:00Z"/>
              <w:rFonts w:ascii="Verdana" w:hAnsi="Verdana"/>
              <w:sz w:val="20"/>
              <w:szCs w:val="20"/>
            </w:rPr>
          </w:rPrChange>
        </w:rPr>
      </w:pPr>
      <w:r w:rsidRPr="00E81974">
        <w:rPr>
          <w:rFonts w:ascii="Times" w:hAnsi="Times" w:cs="Helvetica"/>
          <w:color w:val="000000"/>
          <w:sz w:val="20"/>
          <w:szCs w:val="23"/>
          <w:rPrChange w:id="142" w:author="Ravi Parikh" w:date="2012-03-11T21:10:00Z">
            <w:rPr>
              <w:rFonts w:ascii="Times" w:hAnsi="Times" w:cs="Helvetica"/>
              <w:color w:val="000000"/>
              <w:sz w:val="20"/>
              <w:szCs w:val="23"/>
            </w:rPr>
          </w:rPrChange>
        </w:rPr>
        <w:t>2</w:t>
      </w:r>
      <w:r w:rsidR="0031734F" w:rsidRPr="00E81974">
        <w:rPr>
          <w:rFonts w:ascii="Times" w:hAnsi="Times" w:cs="Helvetica"/>
          <w:color w:val="000000"/>
          <w:sz w:val="20"/>
          <w:szCs w:val="23"/>
          <w:rPrChange w:id="143" w:author="Ravi Parikh" w:date="2012-03-11T21:10:00Z">
            <w:rPr>
              <w:rFonts w:ascii="Times" w:hAnsi="Times" w:cs="Helvetica"/>
              <w:color w:val="000000"/>
              <w:sz w:val="20"/>
              <w:szCs w:val="23"/>
            </w:rPr>
          </w:rPrChange>
        </w:rPr>
        <w:t>4</w:t>
      </w:r>
      <w:r w:rsidR="00281EB7" w:rsidRPr="00E81974">
        <w:rPr>
          <w:rFonts w:ascii="Times" w:hAnsi="Times" w:cs="Helvetica"/>
          <w:color w:val="000000"/>
          <w:sz w:val="20"/>
          <w:szCs w:val="23"/>
          <w:rPrChange w:id="144" w:author="Ravi Parikh" w:date="2012-03-11T21:10:00Z">
            <w:rPr>
              <w:rFonts w:ascii="Times" w:hAnsi="Times" w:cs="Helvetica"/>
              <w:color w:val="000000"/>
              <w:sz w:val="20"/>
              <w:szCs w:val="23"/>
            </w:rPr>
          </w:rPrChange>
        </w:rPr>
        <w:t xml:space="preserve">. </w:t>
      </w:r>
      <w:proofErr w:type="spellStart"/>
      <w:ins w:id="145" w:author="Ravi Parikh" w:date="2012-03-11T21:06:00Z">
        <w:r w:rsidR="002B1474" w:rsidRPr="00E81974">
          <w:rPr>
            <w:rFonts w:ascii="Times" w:hAnsi="Times"/>
            <w:sz w:val="20"/>
            <w:szCs w:val="20"/>
            <w:rPrChange w:id="146" w:author="Ravi Parikh" w:date="2012-03-11T21:10:00Z">
              <w:rPr>
                <w:rFonts w:ascii="Verdana" w:hAnsi="Verdana"/>
                <w:sz w:val="20"/>
                <w:szCs w:val="20"/>
              </w:rPr>
            </w:rPrChange>
          </w:rPr>
          <w:t>Pachlopnik</w:t>
        </w:r>
        <w:proofErr w:type="spellEnd"/>
        <w:r w:rsidR="002B1474" w:rsidRPr="00E81974">
          <w:rPr>
            <w:rFonts w:ascii="Times" w:hAnsi="Times"/>
            <w:sz w:val="20"/>
            <w:szCs w:val="20"/>
            <w:rPrChange w:id="147" w:author="Ravi Parikh" w:date="2012-03-11T21:10:00Z">
              <w:rPr>
                <w:rFonts w:ascii="Verdana" w:hAnsi="Verdana"/>
                <w:sz w:val="20"/>
                <w:szCs w:val="20"/>
              </w:rPr>
            </w:rPrChange>
          </w:rPr>
          <w:t xml:space="preserve"> </w:t>
        </w:r>
        <w:proofErr w:type="spellStart"/>
        <w:r w:rsidR="002B1474" w:rsidRPr="00E81974">
          <w:rPr>
            <w:rFonts w:ascii="Times" w:hAnsi="Times"/>
            <w:sz w:val="20"/>
            <w:szCs w:val="20"/>
            <w:rPrChange w:id="148" w:author="Ravi Parikh" w:date="2012-03-11T21:10:00Z">
              <w:rPr>
                <w:rFonts w:ascii="Verdana" w:hAnsi="Verdana"/>
                <w:sz w:val="20"/>
                <w:szCs w:val="20"/>
              </w:rPr>
            </w:rPrChange>
          </w:rPr>
          <w:t>Schmid</w:t>
        </w:r>
        <w:proofErr w:type="spellEnd"/>
        <w:r w:rsidR="002B1474" w:rsidRPr="00E81974">
          <w:rPr>
            <w:rFonts w:ascii="Times" w:hAnsi="Times"/>
            <w:sz w:val="20"/>
            <w:szCs w:val="20"/>
            <w:rPrChange w:id="149" w:author="Ravi Parikh" w:date="2012-03-11T21:10:00Z">
              <w:rPr>
                <w:rFonts w:ascii="Verdana" w:hAnsi="Verdana"/>
                <w:sz w:val="20"/>
                <w:szCs w:val="20"/>
              </w:rPr>
            </w:rPrChange>
          </w:rPr>
          <w:t xml:space="preserve"> J, </w:t>
        </w:r>
        <w:proofErr w:type="spellStart"/>
        <w:r w:rsidR="002B1474" w:rsidRPr="00E81974">
          <w:rPr>
            <w:rFonts w:ascii="Times" w:hAnsi="Times"/>
            <w:sz w:val="20"/>
            <w:szCs w:val="20"/>
            <w:rPrChange w:id="150" w:author="Ravi Parikh" w:date="2012-03-11T21:10:00Z">
              <w:rPr>
                <w:rFonts w:ascii="Verdana" w:hAnsi="Verdana"/>
                <w:sz w:val="20"/>
                <w:szCs w:val="20"/>
              </w:rPr>
            </w:rPrChange>
          </w:rPr>
          <w:t>Canioni</w:t>
        </w:r>
        <w:proofErr w:type="spellEnd"/>
        <w:r w:rsidR="002B1474" w:rsidRPr="00E81974">
          <w:rPr>
            <w:rFonts w:ascii="Times" w:hAnsi="Times"/>
            <w:sz w:val="20"/>
            <w:szCs w:val="20"/>
            <w:rPrChange w:id="151" w:author="Ravi Parikh" w:date="2012-03-11T21:10:00Z">
              <w:rPr>
                <w:rFonts w:ascii="Verdana" w:hAnsi="Verdana"/>
                <w:sz w:val="20"/>
                <w:szCs w:val="20"/>
              </w:rPr>
            </w:rPrChange>
          </w:rPr>
          <w:t xml:space="preserve"> D, </w:t>
        </w:r>
        <w:proofErr w:type="spellStart"/>
        <w:r w:rsidR="002B1474" w:rsidRPr="00E81974">
          <w:rPr>
            <w:rFonts w:ascii="Times" w:hAnsi="Times"/>
            <w:sz w:val="20"/>
            <w:szCs w:val="20"/>
            <w:rPrChange w:id="152" w:author="Ravi Parikh" w:date="2012-03-11T21:10:00Z">
              <w:rPr>
                <w:rFonts w:ascii="Verdana" w:hAnsi="Verdana"/>
                <w:sz w:val="20"/>
                <w:szCs w:val="20"/>
              </w:rPr>
            </w:rPrChange>
          </w:rPr>
          <w:t>Moshous</w:t>
        </w:r>
        <w:proofErr w:type="spellEnd"/>
        <w:r w:rsidR="002B1474" w:rsidRPr="00E81974">
          <w:rPr>
            <w:rFonts w:ascii="Times" w:hAnsi="Times"/>
            <w:sz w:val="20"/>
            <w:szCs w:val="20"/>
            <w:rPrChange w:id="153" w:author="Ravi Parikh" w:date="2012-03-11T21:10:00Z">
              <w:rPr>
                <w:rFonts w:ascii="Verdana" w:hAnsi="Verdana"/>
                <w:sz w:val="20"/>
                <w:szCs w:val="20"/>
              </w:rPr>
            </w:rPrChange>
          </w:rPr>
          <w:t xml:space="preserve"> D, </w:t>
        </w:r>
        <w:proofErr w:type="spellStart"/>
        <w:r w:rsidR="002B1474" w:rsidRPr="00E81974">
          <w:rPr>
            <w:rFonts w:ascii="Times" w:hAnsi="Times"/>
            <w:sz w:val="20"/>
            <w:szCs w:val="20"/>
            <w:rPrChange w:id="154" w:author="Ravi Parikh" w:date="2012-03-11T21:10:00Z">
              <w:rPr>
                <w:rFonts w:ascii="Verdana" w:hAnsi="Verdana"/>
                <w:sz w:val="20"/>
                <w:szCs w:val="20"/>
              </w:rPr>
            </w:rPrChange>
          </w:rPr>
          <w:t>Touzot</w:t>
        </w:r>
        <w:proofErr w:type="spellEnd"/>
        <w:r w:rsidR="002B1474" w:rsidRPr="00E81974">
          <w:rPr>
            <w:rFonts w:ascii="Times" w:hAnsi="Times"/>
            <w:sz w:val="20"/>
            <w:szCs w:val="20"/>
            <w:rPrChange w:id="155" w:author="Ravi Parikh" w:date="2012-03-11T21:10:00Z">
              <w:rPr>
                <w:rFonts w:ascii="Verdana" w:hAnsi="Verdana"/>
                <w:sz w:val="20"/>
                <w:szCs w:val="20"/>
              </w:rPr>
            </w:rPrChange>
          </w:rPr>
          <w:t xml:space="preserve"> F, </w:t>
        </w:r>
        <w:proofErr w:type="spellStart"/>
        <w:r w:rsidR="002B1474" w:rsidRPr="00E81974">
          <w:rPr>
            <w:rFonts w:ascii="Times" w:hAnsi="Times"/>
            <w:sz w:val="20"/>
            <w:szCs w:val="20"/>
            <w:rPrChange w:id="156" w:author="Ravi Parikh" w:date="2012-03-11T21:10:00Z">
              <w:rPr>
                <w:rFonts w:ascii="Verdana" w:hAnsi="Verdana"/>
                <w:sz w:val="20"/>
                <w:szCs w:val="20"/>
              </w:rPr>
            </w:rPrChange>
          </w:rPr>
          <w:t>Mahlaoui</w:t>
        </w:r>
        <w:proofErr w:type="spellEnd"/>
        <w:r w:rsidR="002B1474" w:rsidRPr="00E81974">
          <w:rPr>
            <w:rFonts w:ascii="Times" w:hAnsi="Times"/>
            <w:sz w:val="20"/>
            <w:szCs w:val="20"/>
            <w:rPrChange w:id="157" w:author="Ravi Parikh" w:date="2012-03-11T21:10:00Z">
              <w:rPr>
                <w:rFonts w:ascii="Verdana" w:hAnsi="Verdana"/>
                <w:sz w:val="20"/>
                <w:szCs w:val="20"/>
              </w:rPr>
            </w:rPrChange>
          </w:rPr>
          <w:t xml:space="preserve"> N, Hauck F, et al. Clinical similarities and differences of patients with X-linked </w:t>
        </w:r>
        <w:proofErr w:type="spellStart"/>
        <w:r w:rsidR="002B1474" w:rsidRPr="00E81974">
          <w:rPr>
            <w:rFonts w:ascii="Times" w:hAnsi="Times"/>
            <w:sz w:val="20"/>
            <w:szCs w:val="20"/>
            <w:rPrChange w:id="158" w:author="Ravi Parikh" w:date="2012-03-11T21:10:00Z">
              <w:rPr>
                <w:rFonts w:ascii="Verdana" w:hAnsi="Verdana"/>
                <w:sz w:val="20"/>
                <w:szCs w:val="20"/>
              </w:rPr>
            </w:rPrChange>
          </w:rPr>
          <w:t>lymphoproliferative</w:t>
        </w:r>
        <w:proofErr w:type="spellEnd"/>
        <w:r w:rsidR="002B1474" w:rsidRPr="00E81974">
          <w:rPr>
            <w:rFonts w:ascii="Times" w:hAnsi="Times"/>
            <w:sz w:val="20"/>
            <w:szCs w:val="20"/>
            <w:rPrChange w:id="159" w:author="Ravi Parikh" w:date="2012-03-11T21:10:00Z">
              <w:rPr>
                <w:rFonts w:ascii="Verdana" w:hAnsi="Verdana"/>
                <w:sz w:val="20"/>
                <w:szCs w:val="20"/>
              </w:rPr>
            </w:rPrChange>
          </w:rPr>
          <w:t xml:space="preserve"> syndrome type 1 (XLP-1/SAP deficiency) versus type 2 (XLP-2/XIAP deficiency). Blood. 2011 Feb 3, 117(5): 1522-9.</w:t>
        </w:r>
      </w:ins>
    </w:p>
    <w:p w:rsidR="00281EB7" w:rsidRPr="00E81974" w:rsidDel="002B1474" w:rsidRDefault="00281EB7" w:rsidP="00A10252">
      <w:pPr>
        <w:numPr>
          <w:ins w:id="160" w:author="Ravi Parikh" w:date="2012-03-11T21:06:00Z"/>
        </w:numPr>
        <w:jc w:val="both"/>
        <w:rPr>
          <w:del w:id="161" w:author="Ravi Parikh" w:date="2012-03-11T21:06:00Z"/>
          <w:rFonts w:ascii="Times" w:hAnsi="Times" w:cs="Helvetica"/>
          <w:color w:val="000000"/>
          <w:sz w:val="20"/>
          <w:szCs w:val="23"/>
        </w:rPr>
      </w:pPr>
      <w:del w:id="162" w:author="Ravi Parikh" w:date="2012-03-11T21:06:00Z">
        <w:r w:rsidRPr="00E81974" w:rsidDel="002B1474">
          <w:rPr>
            <w:rFonts w:ascii="Times" w:hAnsi="Times" w:cs="Helvetica"/>
            <w:color w:val="000000"/>
            <w:sz w:val="20"/>
            <w:szCs w:val="23"/>
          </w:rPr>
          <w:delText>Rakhilin SV, Olson PA, Nishi A, Starkova NN, Fienberg AA, Nairn AC, et al. A Network of Control Mediated by Regulator of Calcium/Calmodulin-Dependent Signaling. Science, 2004, 306(5696): 698-701.</w:delText>
        </w:r>
      </w:del>
    </w:p>
    <w:p w:rsidR="00281EB7" w:rsidRPr="00E81974" w:rsidRDefault="00281EB7" w:rsidP="00A10252">
      <w:pPr>
        <w:jc w:val="both"/>
        <w:rPr>
          <w:rFonts w:ascii="Times" w:hAnsi="Times" w:cs="Helvetica"/>
          <w:color w:val="000000"/>
          <w:sz w:val="20"/>
          <w:szCs w:val="23"/>
        </w:rPr>
      </w:pPr>
    </w:p>
    <w:p w:rsidR="00281EB7" w:rsidRPr="00E81974" w:rsidRDefault="00C51464" w:rsidP="00A10252">
      <w:pPr>
        <w:jc w:val="both"/>
        <w:rPr>
          <w:rFonts w:ascii="Times" w:hAnsi="Times" w:cs="Helvetica"/>
          <w:color w:val="000000"/>
          <w:sz w:val="20"/>
          <w:szCs w:val="23"/>
        </w:rPr>
      </w:pPr>
      <w:r w:rsidRPr="00E81974">
        <w:rPr>
          <w:rFonts w:ascii="Times" w:hAnsi="Times" w:cs="Helvetica"/>
          <w:color w:val="000000"/>
          <w:sz w:val="20"/>
          <w:szCs w:val="23"/>
        </w:rPr>
        <w:t>2</w:t>
      </w:r>
      <w:r w:rsidR="0031734F" w:rsidRPr="00E81974">
        <w:rPr>
          <w:rFonts w:ascii="Times" w:hAnsi="Times" w:cs="Helvetica"/>
          <w:color w:val="000000"/>
          <w:sz w:val="20"/>
          <w:szCs w:val="23"/>
        </w:rPr>
        <w:t>5</w:t>
      </w:r>
      <w:r w:rsidR="00281EB7" w:rsidRPr="00E81974">
        <w:rPr>
          <w:rFonts w:ascii="Times" w:hAnsi="Times" w:cs="Helvetica"/>
          <w:color w:val="000000"/>
          <w:sz w:val="20"/>
          <w:szCs w:val="23"/>
        </w:rPr>
        <w:t xml:space="preserve">. </w:t>
      </w:r>
      <w:proofErr w:type="spellStart"/>
      <w:ins w:id="163" w:author="Ravi Parikh" w:date="2012-03-11T21:07:00Z">
        <w:r w:rsidR="002B1474" w:rsidRPr="00E81974">
          <w:rPr>
            <w:rFonts w:ascii="Times" w:hAnsi="Times"/>
            <w:sz w:val="20"/>
            <w:szCs w:val="20"/>
            <w:rPrChange w:id="164" w:author="Ravi Parikh" w:date="2012-03-11T21:10:00Z">
              <w:rPr>
                <w:rFonts w:ascii="Verdana" w:hAnsi="Verdana"/>
                <w:sz w:val="20"/>
                <w:szCs w:val="20"/>
              </w:rPr>
            </w:rPrChange>
          </w:rPr>
          <w:t>Ryu</w:t>
        </w:r>
        <w:proofErr w:type="spellEnd"/>
        <w:r w:rsidR="002B1474" w:rsidRPr="00E81974">
          <w:rPr>
            <w:rFonts w:ascii="Times" w:hAnsi="Times"/>
            <w:sz w:val="20"/>
            <w:szCs w:val="20"/>
            <w:rPrChange w:id="165" w:author="Ravi Parikh" w:date="2012-03-11T21:10:00Z">
              <w:rPr>
                <w:rFonts w:ascii="Verdana" w:hAnsi="Verdana"/>
                <w:sz w:val="20"/>
                <w:szCs w:val="20"/>
              </w:rPr>
            </w:rPrChange>
          </w:rPr>
          <w:t xml:space="preserve"> YS, Lee Y, Lee KW, Hwang CY, </w:t>
        </w:r>
        <w:proofErr w:type="spellStart"/>
        <w:r w:rsidR="002B1474" w:rsidRPr="00E81974">
          <w:rPr>
            <w:rFonts w:ascii="Times" w:hAnsi="Times"/>
            <w:sz w:val="20"/>
            <w:szCs w:val="20"/>
            <w:rPrChange w:id="166" w:author="Ravi Parikh" w:date="2012-03-11T21:10:00Z">
              <w:rPr>
                <w:rFonts w:ascii="Verdana" w:hAnsi="Verdana"/>
                <w:sz w:val="20"/>
                <w:szCs w:val="20"/>
              </w:rPr>
            </w:rPrChange>
          </w:rPr>
          <w:t>Maeng</w:t>
        </w:r>
        <w:proofErr w:type="spellEnd"/>
        <w:r w:rsidR="002B1474" w:rsidRPr="00E81974">
          <w:rPr>
            <w:rFonts w:ascii="Times" w:hAnsi="Times"/>
            <w:sz w:val="20"/>
            <w:szCs w:val="20"/>
            <w:rPrChange w:id="167" w:author="Ravi Parikh" w:date="2012-03-11T21:10:00Z">
              <w:rPr>
                <w:rFonts w:ascii="Verdana" w:hAnsi="Verdana"/>
                <w:sz w:val="20"/>
                <w:szCs w:val="20"/>
              </w:rPr>
            </w:rPrChange>
          </w:rPr>
          <w:t xml:space="preserve"> JS, Kim JH, et al. TRIM32 protein sensitizes cells to tumor necrosis factor (TNFα)-induced apoptosis via its RING domain-dependent E3 </w:t>
        </w:r>
        <w:proofErr w:type="spellStart"/>
        <w:r w:rsidR="002B1474" w:rsidRPr="00E81974">
          <w:rPr>
            <w:rFonts w:ascii="Times" w:hAnsi="Times"/>
            <w:sz w:val="20"/>
            <w:szCs w:val="20"/>
            <w:rPrChange w:id="168" w:author="Ravi Parikh" w:date="2012-03-11T21:10:00Z">
              <w:rPr>
                <w:rFonts w:ascii="Verdana" w:hAnsi="Verdana"/>
                <w:sz w:val="20"/>
                <w:szCs w:val="20"/>
              </w:rPr>
            </w:rPrChange>
          </w:rPr>
          <w:t>ligase</w:t>
        </w:r>
        <w:proofErr w:type="spellEnd"/>
        <w:r w:rsidR="002B1474" w:rsidRPr="00E81974">
          <w:rPr>
            <w:rFonts w:ascii="Times" w:hAnsi="Times"/>
            <w:sz w:val="20"/>
            <w:szCs w:val="20"/>
            <w:rPrChange w:id="169" w:author="Ravi Parikh" w:date="2012-03-11T21:10:00Z">
              <w:rPr>
                <w:rFonts w:ascii="Verdana" w:hAnsi="Verdana"/>
                <w:sz w:val="20"/>
                <w:szCs w:val="20"/>
              </w:rPr>
            </w:rPrChange>
          </w:rPr>
          <w:t xml:space="preserve"> activity against X-linked inhibitor of apoptosis (XIAP). J </w:t>
        </w:r>
        <w:proofErr w:type="spellStart"/>
        <w:r w:rsidR="002B1474" w:rsidRPr="00E81974">
          <w:rPr>
            <w:rFonts w:ascii="Times" w:hAnsi="Times"/>
            <w:sz w:val="20"/>
            <w:szCs w:val="20"/>
            <w:rPrChange w:id="170" w:author="Ravi Parikh" w:date="2012-03-11T21:10:00Z">
              <w:rPr>
                <w:rFonts w:ascii="Verdana" w:hAnsi="Verdana"/>
                <w:sz w:val="20"/>
                <w:szCs w:val="20"/>
              </w:rPr>
            </w:rPrChange>
          </w:rPr>
          <w:t>Biol</w:t>
        </w:r>
        <w:proofErr w:type="spellEnd"/>
        <w:r w:rsidR="002B1474" w:rsidRPr="00E81974">
          <w:rPr>
            <w:rFonts w:ascii="Times" w:hAnsi="Times"/>
            <w:sz w:val="20"/>
            <w:szCs w:val="20"/>
            <w:rPrChange w:id="171" w:author="Ravi Parikh" w:date="2012-03-11T21:10:00Z">
              <w:rPr>
                <w:rFonts w:ascii="Verdana" w:hAnsi="Verdana"/>
                <w:sz w:val="20"/>
                <w:szCs w:val="20"/>
              </w:rPr>
            </w:rPrChange>
          </w:rPr>
          <w:t xml:space="preserve"> Chem. 2011 Jul 22</w:t>
        </w:r>
        <w:proofErr w:type="gramStart"/>
        <w:r w:rsidR="002B1474" w:rsidRPr="00E81974">
          <w:rPr>
            <w:rFonts w:ascii="Times" w:hAnsi="Times"/>
            <w:sz w:val="20"/>
            <w:szCs w:val="20"/>
            <w:rPrChange w:id="172" w:author="Ravi Parikh" w:date="2012-03-11T21:10:00Z">
              <w:rPr>
                <w:rFonts w:ascii="Verdana" w:hAnsi="Verdana"/>
                <w:sz w:val="20"/>
                <w:szCs w:val="20"/>
              </w:rPr>
            </w:rPrChange>
          </w:rPr>
          <w:t>;,</w:t>
        </w:r>
        <w:proofErr w:type="gramEnd"/>
        <w:r w:rsidR="002B1474" w:rsidRPr="00E81974">
          <w:rPr>
            <w:rFonts w:ascii="Times" w:hAnsi="Times"/>
            <w:sz w:val="20"/>
            <w:szCs w:val="20"/>
            <w:rPrChange w:id="173" w:author="Ravi Parikh" w:date="2012-03-11T21:10:00Z">
              <w:rPr>
                <w:rFonts w:ascii="Verdana" w:hAnsi="Verdana"/>
                <w:sz w:val="20"/>
                <w:szCs w:val="20"/>
              </w:rPr>
            </w:rPrChange>
          </w:rPr>
          <w:t xml:space="preserve"> 86(29): 25729-38.</w:t>
        </w:r>
      </w:ins>
      <w:del w:id="174" w:author="Ravi Parikh" w:date="2012-03-11T21:07:00Z">
        <w:r w:rsidR="00281EB7" w:rsidRPr="00E81974" w:rsidDel="002B1474">
          <w:rPr>
            <w:rFonts w:ascii="Times" w:hAnsi="Times" w:cs="Helvetica"/>
            <w:color w:val="000000"/>
            <w:sz w:val="20"/>
            <w:szCs w:val="23"/>
          </w:rPr>
          <w:delText>Willmroth F, Beaudet AL. Structure of the murine E-selectin ligand 1 (ESL-1) gene and assignment to Chromosome 8. Mammalian Genome, 1999, 10: 1085-1088.</w:delText>
        </w:r>
      </w:del>
    </w:p>
    <w:p w:rsidR="00281EB7" w:rsidRPr="00E81974" w:rsidRDefault="00281EB7" w:rsidP="00A10252">
      <w:pPr>
        <w:jc w:val="both"/>
        <w:rPr>
          <w:rFonts w:ascii="Times" w:hAnsi="Times" w:cs="Helvetica"/>
          <w:color w:val="000000"/>
          <w:sz w:val="20"/>
          <w:szCs w:val="23"/>
          <w:rPrChange w:id="175" w:author="Ravi Parikh" w:date="2012-03-11T21:10:00Z">
            <w:rPr>
              <w:rFonts w:ascii="Times" w:hAnsi="Times" w:cs="Helvetica"/>
              <w:color w:val="000000"/>
              <w:sz w:val="20"/>
              <w:szCs w:val="23"/>
            </w:rPr>
          </w:rPrChange>
        </w:rPr>
      </w:pPr>
    </w:p>
    <w:p w:rsidR="00281EB7" w:rsidRPr="00E81974" w:rsidRDefault="00C51464" w:rsidP="00A10252">
      <w:pPr>
        <w:jc w:val="both"/>
        <w:rPr>
          <w:rFonts w:ascii="Times" w:hAnsi="Times" w:cs="Helvetica"/>
          <w:color w:val="000000"/>
          <w:sz w:val="20"/>
          <w:szCs w:val="23"/>
        </w:rPr>
      </w:pPr>
      <w:r w:rsidRPr="00E81974">
        <w:rPr>
          <w:rFonts w:ascii="Times" w:hAnsi="Times" w:cs="Helvetica"/>
          <w:color w:val="000000"/>
          <w:sz w:val="20"/>
          <w:szCs w:val="23"/>
          <w:rPrChange w:id="176" w:author="Ravi Parikh" w:date="2012-03-11T21:10:00Z">
            <w:rPr>
              <w:rFonts w:ascii="Times" w:hAnsi="Times" w:cs="Helvetica"/>
              <w:color w:val="000000"/>
              <w:sz w:val="20"/>
              <w:szCs w:val="23"/>
            </w:rPr>
          </w:rPrChange>
        </w:rPr>
        <w:t>2</w:t>
      </w:r>
      <w:r w:rsidR="0031734F" w:rsidRPr="00E81974">
        <w:rPr>
          <w:rFonts w:ascii="Times" w:hAnsi="Times" w:cs="Helvetica"/>
          <w:color w:val="000000"/>
          <w:sz w:val="20"/>
          <w:szCs w:val="23"/>
          <w:rPrChange w:id="177" w:author="Ravi Parikh" w:date="2012-03-11T21:10:00Z">
            <w:rPr>
              <w:rFonts w:ascii="Times" w:hAnsi="Times" w:cs="Helvetica"/>
              <w:color w:val="000000"/>
              <w:sz w:val="20"/>
              <w:szCs w:val="23"/>
            </w:rPr>
          </w:rPrChange>
        </w:rPr>
        <w:t>6</w:t>
      </w:r>
      <w:r w:rsidR="00281EB7" w:rsidRPr="00E81974">
        <w:rPr>
          <w:rFonts w:ascii="Times" w:hAnsi="Times" w:cs="Helvetica"/>
          <w:color w:val="000000"/>
          <w:sz w:val="20"/>
          <w:szCs w:val="23"/>
          <w:rPrChange w:id="178" w:author="Ravi Parikh" w:date="2012-03-11T21:10:00Z">
            <w:rPr>
              <w:rFonts w:ascii="Times" w:hAnsi="Times" w:cs="Helvetica"/>
              <w:color w:val="000000"/>
              <w:sz w:val="20"/>
              <w:szCs w:val="23"/>
            </w:rPr>
          </w:rPrChange>
        </w:rPr>
        <w:t xml:space="preserve">. </w:t>
      </w:r>
      <w:ins w:id="179" w:author="Ravi Parikh" w:date="2012-03-11T21:07:00Z">
        <w:r w:rsidR="002B1474" w:rsidRPr="00E81974">
          <w:rPr>
            <w:rFonts w:ascii="Times" w:hAnsi="Times"/>
            <w:sz w:val="20"/>
            <w:szCs w:val="20"/>
            <w:rPrChange w:id="180" w:author="Ravi Parikh" w:date="2012-03-11T21:10:00Z">
              <w:rPr>
                <w:rFonts w:ascii="Verdana" w:hAnsi="Verdana"/>
                <w:sz w:val="20"/>
                <w:szCs w:val="20"/>
              </w:rPr>
            </w:rPrChange>
          </w:rPr>
          <w:t>Rush J, Moritz A, Lee KA, </w:t>
        </w:r>
        <w:proofErr w:type="spellStart"/>
        <w:r w:rsidR="002B1474" w:rsidRPr="00E81974">
          <w:rPr>
            <w:rFonts w:ascii="Times" w:hAnsi="Times"/>
            <w:sz w:val="20"/>
            <w:szCs w:val="20"/>
            <w:rPrChange w:id="181" w:author="Ravi Parikh" w:date="2012-03-11T21:10:00Z">
              <w:rPr>
                <w:rFonts w:ascii="Verdana" w:hAnsi="Verdana"/>
                <w:sz w:val="20"/>
                <w:szCs w:val="20"/>
              </w:rPr>
            </w:rPrChange>
          </w:rPr>
          <w:t>Guo</w:t>
        </w:r>
        <w:proofErr w:type="spellEnd"/>
        <w:r w:rsidR="002B1474" w:rsidRPr="00E81974">
          <w:rPr>
            <w:rFonts w:ascii="Times" w:hAnsi="Times"/>
            <w:sz w:val="20"/>
            <w:szCs w:val="20"/>
            <w:rPrChange w:id="182" w:author="Ravi Parikh" w:date="2012-03-11T21:10:00Z">
              <w:rPr>
                <w:rFonts w:ascii="Verdana" w:hAnsi="Verdana"/>
                <w:sz w:val="20"/>
                <w:szCs w:val="20"/>
              </w:rPr>
            </w:rPrChange>
          </w:rPr>
          <w:t xml:space="preserve"> A, Goss VL, </w:t>
        </w:r>
        <w:proofErr w:type="spellStart"/>
        <w:r w:rsidR="002B1474" w:rsidRPr="00E81974">
          <w:rPr>
            <w:rFonts w:ascii="Times" w:hAnsi="Times"/>
            <w:sz w:val="20"/>
            <w:szCs w:val="20"/>
            <w:rPrChange w:id="183" w:author="Ravi Parikh" w:date="2012-03-11T21:10:00Z">
              <w:rPr>
                <w:rFonts w:ascii="Verdana" w:hAnsi="Verdana"/>
                <w:sz w:val="20"/>
                <w:szCs w:val="20"/>
              </w:rPr>
            </w:rPrChange>
          </w:rPr>
          <w:t>Spek</w:t>
        </w:r>
        <w:proofErr w:type="spellEnd"/>
        <w:r w:rsidR="002B1474" w:rsidRPr="00E81974">
          <w:rPr>
            <w:rFonts w:ascii="Times" w:hAnsi="Times"/>
            <w:sz w:val="20"/>
            <w:szCs w:val="20"/>
            <w:rPrChange w:id="184" w:author="Ravi Parikh" w:date="2012-03-11T21:10:00Z">
              <w:rPr>
                <w:rFonts w:ascii="Verdana" w:hAnsi="Verdana"/>
                <w:sz w:val="20"/>
                <w:szCs w:val="20"/>
              </w:rPr>
            </w:rPrChange>
          </w:rPr>
          <w:t xml:space="preserve"> EJ, et al. </w:t>
        </w:r>
        <w:proofErr w:type="spellStart"/>
        <w:r w:rsidR="002B1474" w:rsidRPr="00E81974">
          <w:rPr>
            <w:rFonts w:ascii="Times" w:hAnsi="Times"/>
            <w:sz w:val="20"/>
            <w:szCs w:val="20"/>
            <w:rPrChange w:id="185" w:author="Ravi Parikh" w:date="2012-03-11T21:10:00Z">
              <w:rPr>
                <w:rFonts w:ascii="Verdana" w:hAnsi="Verdana"/>
                <w:sz w:val="20"/>
                <w:szCs w:val="20"/>
              </w:rPr>
            </w:rPrChange>
          </w:rPr>
          <w:t>Immunoaffinity</w:t>
        </w:r>
        <w:proofErr w:type="spellEnd"/>
        <w:r w:rsidR="002B1474" w:rsidRPr="00E81974">
          <w:rPr>
            <w:rFonts w:ascii="Times" w:hAnsi="Times"/>
            <w:sz w:val="20"/>
            <w:szCs w:val="20"/>
            <w:rPrChange w:id="186" w:author="Ravi Parikh" w:date="2012-03-11T21:10:00Z">
              <w:rPr>
                <w:rFonts w:ascii="Verdana" w:hAnsi="Verdana"/>
                <w:sz w:val="20"/>
                <w:szCs w:val="20"/>
              </w:rPr>
            </w:rPrChange>
          </w:rPr>
          <w:t xml:space="preserve"> profiling of tyrosine </w:t>
        </w:r>
        <w:proofErr w:type="spellStart"/>
        <w:r w:rsidR="002B1474" w:rsidRPr="00E81974">
          <w:rPr>
            <w:rFonts w:ascii="Times" w:hAnsi="Times"/>
            <w:sz w:val="20"/>
            <w:szCs w:val="20"/>
            <w:rPrChange w:id="187" w:author="Ravi Parikh" w:date="2012-03-11T21:10:00Z">
              <w:rPr>
                <w:rFonts w:ascii="Verdana" w:hAnsi="Verdana"/>
                <w:sz w:val="20"/>
                <w:szCs w:val="20"/>
              </w:rPr>
            </w:rPrChange>
          </w:rPr>
          <w:t>phosphorylation</w:t>
        </w:r>
        <w:proofErr w:type="spellEnd"/>
        <w:r w:rsidR="002B1474" w:rsidRPr="00E81974">
          <w:rPr>
            <w:rFonts w:ascii="Times" w:hAnsi="Times"/>
            <w:sz w:val="20"/>
            <w:szCs w:val="20"/>
            <w:rPrChange w:id="188" w:author="Ravi Parikh" w:date="2012-03-11T21:10:00Z">
              <w:rPr>
                <w:rFonts w:ascii="Verdana" w:hAnsi="Verdana"/>
                <w:sz w:val="20"/>
                <w:szCs w:val="20"/>
              </w:rPr>
            </w:rPrChange>
          </w:rPr>
          <w:t xml:space="preserve"> in cancer cells. Nat </w:t>
        </w:r>
        <w:proofErr w:type="spellStart"/>
        <w:r w:rsidR="002B1474" w:rsidRPr="00E81974">
          <w:rPr>
            <w:rFonts w:ascii="Times" w:hAnsi="Times"/>
            <w:sz w:val="20"/>
            <w:szCs w:val="20"/>
            <w:rPrChange w:id="189" w:author="Ravi Parikh" w:date="2012-03-11T21:10:00Z">
              <w:rPr>
                <w:rFonts w:ascii="Verdana" w:hAnsi="Verdana"/>
                <w:sz w:val="20"/>
                <w:szCs w:val="20"/>
              </w:rPr>
            </w:rPrChange>
          </w:rPr>
          <w:t>Biotechnol</w:t>
        </w:r>
        <w:proofErr w:type="spellEnd"/>
        <w:r w:rsidR="002B1474" w:rsidRPr="00E81974">
          <w:rPr>
            <w:rFonts w:ascii="Times" w:hAnsi="Times"/>
            <w:sz w:val="20"/>
            <w:szCs w:val="20"/>
            <w:rPrChange w:id="190" w:author="Ravi Parikh" w:date="2012-03-11T21:10:00Z">
              <w:rPr>
                <w:rFonts w:ascii="Verdana" w:hAnsi="Verdana"/>
                <w:sz w:val="20"/>
                <w:szCs w:val="20"/>
              </w:rPr>
            </w:rPrChange>
          </w:rPr>
          <w:t xml:space="preserve">. 2005 Jan, 23(1): 94-101. </w:t>
        </w:r>
      </w:ins>
      <w:del w:id="191" w:author="Ravi Parikh" w:date="2012-03-11T21:07:00Z">
        <w:r w:rsidR="00281EB7" w:rsidRPr="00E81974" w:rsidDel="002B1474">
          <w:rPr>
            <w:rFonts w:ascii="Times" w:hAnsi="Times" w:cs="Helvetica"/>
            <w:color w:val="000000"/>
            <w:sz w:val="20"/>
            <w:szCs w:val="23"/>
          </w:rPr>
          <w:delText>Jablonski MM, Freeman NE, Orr WE,  Templeton JP, Lu L, Williams RW et al. Genetic Pathways Regulating Glutamate Levels in Retinal Müller Cells. Neurochem Res., 2011, 36(4): 594, 603.</w:delText>
        </w:r>
      </w:del>
    </w:p>
    <w:p w:rsidR="00281EB7" w:rsidRPr="00E81974" w:rsidRDefault="00281EB7" w:rsidP="00A10252">
      <w:pPr>
        <w:jc w:val="both"/>
        <w:rPr>
          <w:rFonts w:ascii="Times" w:hAnsi="Times" w:cs="Helvetica"/>
          <w:color w:val="000000"/>
          <w:sz w:val="20"/>
          <w:szCs w:val="23"/>
          <w:rPrChange w:id="192" w:author="Ravi Parikh" w:date="2012-03-11T21:10:00Z">
            <w:rPr>
              <w:rFonts w:ascii="Times" w:hAnsi="Times" w:cs="Helvetica"/>
              <w:color w:val="000000"/>
              <w:sz w:val="20"/>
              <w:szCs w:val="23"/>
            </w:rPr>
          </w:rPrChange>
        </w:rPr>
      </w:pPr>
    </w:p>
    <w:p w:rsidR="00281EB7" w:rsidRPr="00E81974" w:rsidRDefault="00C51464" w:rsidP="00A10252">
      <w:pPr>
        <w:jc w:val="both"/>
        <w:rPr>
          <w:rFonts w:ascii="Times" w:hAnsi="Times" w:cs="Helvetica"/>
          <w:color w:val="000000"/>
          <w:sz w:val="20"/>
          <w:szCs w:val="23"/>
        </w:rPr>
      </w:pPr>
      <w:r w:rsidRPr="00E81974">
        <w:rPr>
          <w:rFonts w:ascii="Times" w:hAnsi="Times" w:cs="Helvetica"/>
          <w:color w:val="000000"/>
          <w:sz w:val="20"/>
          <w:szCs w:val="23"/>
          <w:rPrChange w:id="193" w:author="Ravi Parikh" w:date="2012-03-11T21:10:00Z">
            <w:rPr>
              <w:rFonts w:ascii="Times" w:hAnsi="Times" w:cs="Helvetica"/>
              <w:color w:val="000000"/>
              <w:sz w:val="20"/>
              <w:szCs w:val="23"/>
            </w:rPr>
          </w:rPrChange>
        </w:rPr>
        <w:t>2</w:t>
      </w:r>
      <w:r w:rsidR="0031734F" w:rsidRPr="00E81974">
        <w:rPr>
          <w:rFonts w:ascii="Times" w:hAnsi="Times" w:cs="Helvetica"/>
          <w:color w:val="000000"/>
          <w:sz w:val="20"/>
          <w:szCs w:val="23"/>
          <w:rPrChange w:id="194" w:author="Ravi Parikh" w:date="2012-03-11T21:10:00Z">
            <w:rPr>
              <w:rFonts w:ascii="Times" w:hAnsi="Times" w:cs="Helvetica"/>
              <w:color w:val="000000"/>
              <w:sz w:val="20"/>
              <w:szCs w:val="23"/>
            </w:rPr>
          </w:rPrChange>
        </w:rPr>
        <w:t>7</w:t>
      </w:r>
      <w:r w:rsidR="00281EB7" w:rsidRPr="00E81974">
        <w:rPr>
          <w:rFonts w:ascii="Times" w:hAnsi="Times" w:cs="Helvetica"/>
          <w:color w:val="000000"/>
          <w:sz w:val="20"/>
          <w:szCs w:val="23"/>
          <w:rPrChange w:id="195" w:author="Ravi Parikh" w:date="2012-03-11T21:10:00Z">
            <w:rPr>
              <w:rFonts w:ascii="Times" w:hAnsi="Times" w:cs="Helvetica"/>
              <w:color w:val="000000"/>
              <w:sz w:val="20"/>
              <w:szCs w:val="23"/>
            </w:rPr>
          </w:rPrChange>
        </w:rPr>
        <w:t xml:space="preserve">. </w:t>
      </w:r>
      <w:proofErr w:type="spellStart"/>
      <w:ins w:id="196" w:author="Ravi Parikh" w:date="2012-03-11T21:07:00Z">
        <w:r w:rsidR="002B1474" w:rsidRPr="00E81974">
          <w:rPr>
            <w:rFonts w:ascii="Times" w:hAnsi="Times"/>
            <w:sz w:val="20"/>
            <w:szCs w:val="20"/>
            <w:rPrChange w:id="197" w:author="Ravi Parikh" w:date="2012-03-11T21:10:00Z">
              <w:rPr>
                <w:rFonts w:ascii="Verdana" w:hAnsi="Verdana"/>
                <w:sz w:val="20"/>
                <w:szCs w:val="20"/>
              </w:rPr>
            </w:rPrChange>
          </w:rPr>
          <w:t>González-Rodilla</w:t>
        </w:r>
        <w:proofErr w:type="spellEnd"/>
        <w:r w:rsidR="002B1474" w:rsidRPr="00E81974">
          <w:rPr>
            <w:rFonts w:ascii="Times" w:hAnsi="Times"/>
            <w:sz w:val="20"/>
            <w:szCs w:val="20"/>
            <w:rPrChange w:id="198" w:author="Ravi Parikh" w:date="2012-03-11T21:10:00Z">
              <w:rPr>
                <w:rFonts w:ascii="Verdana" w:hAnsi="Verdana"/>
                <w:sz w:val="20"/>
                <w:szCs w:val="20"/>
              </w:rPr>
            </w:rPrChange>
          </w:rPr>
          <w:t xml:space="preserve"> I, Verna V, </w:t>
        </w:r>
        <w:proofErr w:type="spellStart"/>
        <w:r w:rsidR="002B1474" w:rsidRPr="00E81974">
          <w:rPr>
            <w:rFonts w:ascii="Times" w:hAnsi="Times"/>
            <w:sz w:val="20"/>
            <w:szCs w:val="20"/>
            <w:rPrChange w:id="199" w:author="Ravi Parikh" w:date="2012-03-11T21:10:00Z">
              <w:rPr>
                <w:rFonts w:ascii="Verdana" w:hAnsi="Verdana"/>
                <w:sz w:val="20"/>
                <w:szCs w:val="20"/>
              </w:rPr>
            </w:rPrChange>
          </w:rPr>
          <w:t>Muñoz</w:t>
        </w:r>
        <w:proofErr w:type="spellEnd"/>
        <w:r w:rsidR="002B1474" w:rsidRPr="00E81974">
          <w:rPr>
            <w:rFonts w:ascii="Times" w:hAnsi="Times"/>
            <w:sz w:val="20"/>
            <w:szCs w:val="20"/>
            <w:rPrChange w:id="200" w:author="Ravi Parikh" w:date="2012-03-11T21:10:00Z">
              <w:rPr>
                <w:rFonts w:ascii="Verdana" w:hAnsi="Verdana"/>
                <w:sz w:val="20"/>
                <w:szCs w:val="20"/>
              </w:rPr>
            </w:rPrChange>
          </w:rPr>
          <w:t xml:space="preserve"> AB, </w:t>
        </w:r>
        <w:proofErr w:type="spellStart"/>
        <w:r w:rsidR="002B1474" w:rsidRPr="00E81974">
          <w:rPr>
            <w:rFonts w:ascii="Times" w:hAnsi="Times"/>
            <w:sz w:val="20"/>
            <w:szCs w:val="20"/>
            <w:rPrChange w:id="201" w:author="Ravi Parikh" w:date="2012-03-11T21:10:00Z">
              <w:rPr>
                <w:rFonts w:ascii="Verdana" w:hAnsi="Verdana"/>
                <w:sz w:val="20"/>
                <w:szCs w:val="20"/>
              </w:rPr>
            </w:rPrChange>
          </w:rPr>
          <w:t>Estévez</w:t>
        </w:r>
        <w:proofErr w:type="spellEnd"/>
        <w:r w:rsidR="002B1474" w:rsidRPr="00E81974">
          <w:rPr>
            <w:rFonts w:ascii="Times" w:hAnsi="Times"/>
            <w:sz w:val="20"/>
            <w:szCs w:val="20"/>
            <w:rPrChange w:id="202" w:author="Ravi Parikh" w:date="2012-03-11T21:10:00Z">
              <w:rPr>
                <w:rFonts w:ascii="Verdana" w:hAnsi="Verdana"/>
                <w:sz w:val="20"/>
                <w:szCs w:val="20"/>
              </w:rPr>
            </w:rPrChange>
          </w:rPr>
          <w:t xml:space="preserve"> J, </w:t>
        </w:r>
        <w:proofErr w:type="spellStart"/>
        <w:r w:rsidR="002B1474" w:rsidRPr="00E81974">
          <w:rPr>
            <w:rFonts w:ascii="Times" w:hAnsi="Times"/>
            <w:sz w:val="20"/>
            <w:szCs w:val="20"/>
            <w:rPrChange w:id="203" w:author="Ravi Parikh" w:date="2012-03-11T21:10:00Z">
              <w:rPr>
                <w:rFonts w:ascii="Verdana" w:hAnsi="Verdana"/>
                <w:sz w:val="20"/>
                <w:szCs w:val="20"/>
              </w:rPr>
            </w:rPrChange>
          </w:rPr>
          <w:t>Boix</w:t>
        </w:r>
        <w:proofErr w:type="spellEnd"/>
        <w:r w:rsidR="002B1474" w:rsidRPr="00E81974">
          <w:rPr>
            <w:rFonts w:ascii="Times" w:hAnsi="Times"/>
            <w:sz w:val="20"/>
            <w:szCs w:val="20"/>
            <w:rPrChange w:id="204" w:author="Ravi Parikh" w:date="2012-03-11T21:10:00Z">
              <w:rPr>
                <w:rFonts w:ascii="Verdana" w:hAnsi="Verdana"/>
                <w:sz w:val="20"/>
                <w:szCs w:val="20"/>
              </w:rPr>
            </w:rPrChange>
          </w:rPr>
          <w:t xml:space="preserve"> M, Schneider J. Expression of the apoptosis-related genes Bcl-2 and p53 in clinical samples from endometrial carcinoma patients. Anticancer Res. 2011 </w:t>
        </w:r>
        <w:proofErr w:type="gramStart"/>
        <w:r w:rsidR="002B1474" w:rsidRPr="00E81974">
          <w:rPr>
            <w:rFonts w:ascii="Times" w:hAnsi="Times"/>
            <w:sz w:val="20"/>
            <w:szCs w:val="20"/>
            <w:rPrChange w:id="205" w:author="Ravi Parikh" w:date="2012-03-11T21:10:00Z">
              <w:rPr>
                <w:rFonts w:ascii="Verdana" w:hAnsi="Verdana"/>
                <w:sz w:val="20"/>
                <w:szCs w:val="20"/>
              </w:rPr>
            </w:rPrChange>
          </w:rPr>
          <w:t>Dec,</w:t>
        </w:r>
        <w:proofErr w:type="gramEnd"/>
        <w:r w:rsidR="002B1474" w:rsidRPr="00E81974">
          <w:rPr>
            <w:rFonts w:ascii="Times" w:hAnsi="Times"/>
            <w:sz w:val="20"/>
            <w:szCs w:val="20"/>
            <w:rPrChange w:id="206" w:author="Ravi Parikh" w:date="2012-03-11T21:10:00Z">
              <w:rPr>
                <w:rFonts w:ascii="Verdana" w:hAnsi="Verdana"/>
                <w:sz w:val="20"/>
                <w:szCs w:val="20"/>
              </w:rPr>
            </w:rPrChange>
          </w:rPr>
          <w:t xml:space="preserve"> 31(12): 4191-3.</w:t>
        </w:r>
      </w:ins>
      <w:del w:id="207" w:author="Ravi Parikh" w:date="2012-03-11T21:07:00Z">
        <w:r w:rsidR="00281EB7" w:rsidRPr="00E81974" w:rsidDel="002B1474">
          <w:rPr>
            <w:rFonts w:ascii="Times" w:hAnsi="Times" w:cs="Helvetica"/>
            <w:color w:val="000000"/>
            <w:sz w:val="20"/>
            <w:szCs w:val="23"/>
          </w:rPr>
          <w:delText>Behrens PF, Franz P, Woodman B, Lindenberg KS, Landwehrmeyer GB. Impaired glutamate transport and glutamate-glutamine cycling: downstream effects of the Huntington mutation. Brain, 2002, 125(8): 1908-1922.</w:delText>
        </w:r>
      </w:del>
    </w:p>
    <w:p w:rsidR="00281EB7" w:rsidRPr="00E94363" w:rsidRDefault="00281EB7" w:rsidP="00A10252">
      <w:pPr>
        <w:jc w:val="both"/>
        <w:rPr>
          <w:rFonts w:ascii="Times" w:hAnsi="Times" w:cs="Helvetica"/>
          <w:color w:val="000000"/>
          <w:sz w:val="20"/>
          <w:szCs w:val="23"/>
        </w:rPr>
      </w:pPr>
    </w:p>
    <w:p w:rsidR="00E81974" w:rsidRPr="00E94363" w:rsidRDefault="00C51464" w:rsidP="00A10252">
      <w:pPr>
        <w:jc w:val="both"/>
        <w:rPr>
          <w:ins w:id="208" w:author="Ravi Parikh" w:date="2012-03-11T21:10:00Z"/>
          <w:rFonts w:ascii="Times" w:hAnsi="Times"/>
          <w:sz w:val="20"/>
          <w:szCs w:val="20"/>
          <w:rPrChange w:id="209" w:author="Ravi Parikh" w:date="2012-03-11T21:14:00Z">
            <w:rPr>
              <w:ins w:id="210" w:author="Ravi Parikh" w:date="2012-03-11T21:10:00Z"/>
              <w:rFonts w:ascii="Verdana" w:hAnsi="Verdana"/>
              <w:sz w:val="20"/>
              <w:szCs w:val="20"/>
            </w:rPr>
          </w:rPrChange>
        </w:rPr>
      </w:pPr>
      <w:r w:rsidRPr="00E94363">
        <w:rPr>
          <w:rFonts w:ascii="Times" w:hAnsi="Times" w:cs="Helvetica"/>
          <w:color w:val="000000"/>
          <w:sz w:val="20"/>
          <w:szCs w:val="23"/>
        </w:rPr>
        <w:t>2</w:t>
      </w:r>
      <w:r w:rsidR="0031734F" w:rsidRPr="00E94363">
        <w:rPr>
          <w:rFonts w:ascii="Times" w:hAnsi="Times" w:cs="Helvetica"/>
          <w:color w:val="000000"/>
          <w:sz w:val="20"/>
          <w:szCs w:val="23"/>
          <w:rPrChange w:id="211" w:author="Ravi Parikh" w:date="2012-03-11T21:14:00Z">
            <w:rPr>
              <w:rFonts w:ascii="Times" w:hAnsi="Times" w:cs="Helvetica"/>
              <w:color w:val="000000"/>
              <w:sz w:val="20"/>
              <w:szCs w:val="23"/>
            </w:rPr>
          </w:rPrChange>
        </w:rPr>
        <w:t>8</w:t>
      </w:r>
      <w:r w:rsidR="00281EB7" w:rsidRPr="00E94363">
        <w:rPr>
          <w:rFonts w:ascii="Times" w:hAnsi="Times" w:cs="Helvetica"/>
          <w:color w:val="000000"/>
          <w:sz w:val="20"/>
          <w:szCs w:val="23"/>
          <w:rPrChange w:id="212" w:author="Ravi Parikh" w:date="2012-03-11T21:14:00Z">
            <w:rPr>
              <w:rFonts w:ascii="Times" w:hAnsi="Times" w:cs="Helvetica"/>
              <w:color w:val="000000"/>
              <w:sz w:val="20"/>
              <w:szCs w:val="23"/>
            </w:rPr>
          </w:rPrChange>
        </w:rPr>
        <w:t xml:space="preserve">. </w:t>
      </w:r>
      <w:ins w:id="213" w:author="Ravi Parikh" w:date="2012-03-11T21:10:00Z">
        <w:r w:rsidR="00E81974" w:rsidRPr="00E94363">
          <w:rPr>
            <w:rFonts w:ascii="Times" w:hAnsi="Times"/>
            <w:sz w:val="20"/>
            <w:szCs w:val="20"/>
            <w:rPrChange w:id="214" w:author="Ravi Parikh" w:date="2012-03-11T21:14:00Z">
              <w:rPr>
                <w:rFonts w:ascii="Verdana" w:hAnsi="Verdana"/>
                <w:sz w:val="20"/>
                <w:szCs w:val="20"/>
              </w:rPr>
            </w:rPrChange>
          </w:rPr>
          <w:t xml:space="preserve">Chen Z, Xiao Y, Zhang J, Li J, Liu Y, Zhao Y, et al. Transcription factors E2A, FOXO1 and FOXP1 regulate recombination activating gene expression in cancer cells. </w:t>
        </w:r>
        <w:proofErr w:type="spellStart"/>
        <w:r w:rsidR="00E81974" w:rsidRPr="00E94363">
          <w:rPr>
            <w:rFonts w:ascii="Times" w:hAnsi="Times"/>
            <w:sz w:val="20"/>
            <w:szCs w:val="20"/>
            <w:rPrChange w:id="215" w:author="Ravi Parikh" w:date="2012-03-11T21:14:00Z">
              <w:rPr>
                <w:rFonts w:ascii="Verdana" w:hAnsi="Verdana"/>
                <w:sz w:val="20"/>
                <w:szCs w:val="20"/>
              </w:rPr>
            </w:rPrChange>
          </w:rPr>
          <w:t>PLoS</w:t>
        </w:r>
        <w:proofErr w:type="spellEnd"/>
        <w:r w:rsidR="00E81974" w:rsidRPr="00E94363">
          <w:rPr>
            <w:rFonts w:ascii="Times" w:hAnsi="Times"/>
            <w:sz w:val="20"/>
            <w:szCs w:val="20"/>
            <w:rPrChange w:id="216" w:author="Ravi Parikh" w:date="2012-03-11T21:14:00Z">
              <w:rPr>
                <w:rFonts w:ascii="Verdana" w:hAnsi="Verdana"/>
                <w:sz w:val="20"/>
                <w:szCs w:val="20"/>
              </w:rPr>
            </w:rPrChange>
          </w:rPr>
          <w:t xml:space="preserve"> One. 2011, 6(5): e20475.</w:t>
        </w:r>
      </w:ins>
    </w:p>
    <w:p w:rsidR="00281EB7" w:rsidRPr="00E94363" w:rsidDel="00E81974" w:rsidRDefault="00281EB7" w:rsidP="00A10252">
      <w:pPr>
        <w:numPr>
          <w:ins w:id="217" w:author="Ravi Parikh" w:date="2012-03-11T21:10:00Z"/>
        </w:numPr>
        <w:jc w:val="both"/>
        <w:rPr>
          <w:del w:id="218" w:author="Ravi Parikh" w:date="2012-03-11T21:10:00Z"/>
          <w:rFonts w:ascii="Times" w:hAnsi="Times" w:cs="Helvetica"/>
          <w:color w:val="000000"/>
          <w:sz w:val="20"/>
          <w:szCs w:val="23"/>
        </w:rPr>
      </w:pPr>
      <w:del w:id="219" w:author="Ravi Parikh" w:date="2012-03-11T21:10:00Z">
        <w:r w:rsidRPr="00E94363" w:rsidDel="00E81974">
          <w:rPr>
            <w:rFonts w:ascii="Times" w:hAnsi="Times" w:cs="Helvetica"/>
            <w:color w:val="000000"/>
            <w:sz w:val="20"/>
            <w:szCs w:val="23"/>
          </w:rPr>
          <w:delText>Boxall R, Porteous DJ, Thomson PA. DISC1 and Huntington’s Disease – Overlapping Pathways of Vulnerability to Neurological Disorder? PLoS One, 2011, 6(1): e16263.</w:delText>
        </w:r>
      </w:del>
    </w:p>
    <w:p w:rsidR="00281EB7" w:rsidRPr="00E94363" w:rsidRDefault="00281EB7" w:rsidP="00A10252">
      <w:pPr>
        <w:jc w:val="both"/>
        <w:rPr>
          <w:rFonts w:ascii="Times" w:hAnsi="Times" w:cs="Helvetica"/>
          <w:color w:val="000000"/>
          <w:sz w:val="20"/>
          <w:szCs w:val="23"/>
        </w:rPr>
      </w:pPr>
    </w:p>
    <w:p w:rsidR="00281EB7" w:rsidRPr="00E94363" w:rsidRDefault="00C51464" w:rsidP="00A10252">
      <w:pPr>
        <w:jc w:val="both"/>
        <w:rPr>
          <w:rFonts w:ascii="Times" w:hAnsi="Times" w:cs="Helvetica"/>
          <w:color w:val="000000"/>
          <w:sz w:val="20"/>
          <w:szCs w:val="23"/>
          <w:rPrChange w:id="220" w:author="Ravi Parikh" w:date="2012-03-11T21:14:00Z">
            <w:rPr>
              <w:rFonts w:ascii="Times" w:hAnsi="Times" w:cs="Helvetica"/>
              <w:color w:val="000000"/>
              <w:sz w:val="20"/>
              <w:szCs w:val="23"/>
            </w:rPr>
          </w:rPrChange>
        </w:rPr>
      </w:pPr>
      <w:r w:rsidRPr="00E94363">
        <w:rPr>
          <w:rFonts w:ascii="Times" w:hAnsi="Times" w:cs="Helvetica"/>
          <w:color w:val="000000"/>
          <w:sz w:val="20"/>
          <w:szCs w:val="23"/>
          <w:rPrChange w:id="221" w:author="Ravi Parikh" w:date="2012-03-11T21:14:00Z">
            <w:rPr>
              <w:rFonts w:ascii="Times" w:hAnsi="Times" w:cs="Helvetica"/>
              <w:color w:val="000000"/>
              <w:sz w:val="20"/>
              <w:szCs w:val="23"/>
            </w:rPr>
          </w:rPrChange>
        </w:rPr>
        <w:t>2</w:t>
      </w:r>
      <w:r w:rsidR="0031734F" w:rsidRPr="00E94363">
        <w:rPr>
          <w:rFonts w:ascii="Times" w:hAnsi="Times" w:cs="Helvetica"/>
          <w:color w:val="000000"/>
          <w:sz w:val="20"/>
          <w:szCs w:val="23"/>
          <w:rPrChange w:id="222" w:author="Ravi Parikh" w:date="2012-03-11T21:14:00Z">
            <w:rPr>
              <w:rFonts w:ascii="Times" w:hAnsi="Times" w:cs="Helvetica"/>
              <w:color w:val="000000"/>
              <w:sz w:val="20"/>
              <w:szCs w:val="23"/>
            </w:rPr>
          </w:rPrChange>
        </w:rPr>
        <w:t>9</w:t>
      </w:r>
      <w:r w:rsidR="00281EB7" w:rsidRPr="00E94363">
        <w:rPr>
          <w:rFonts w:ascii="Times" w:hAnsi="Times" w:cs="Helvetica"/>
          <w:color w:val="000000"/>
          <w:sz w:val="20"/>
          <w:szCs w:val="23"/>
          <w:rPrChange w:id="223" w:author="Ravi Parikh" w:date="2012-03-11T21:14:00Z">
            <w:rPr>
              <w:rFonts w:ascii="Times" w:hAnsi="Times" w:cs="Helvetica"/>
              <w:color w:val="000000"/>
              <w:sz w:val="20"/>
              <w:szCs w:val="23"/>
            </w:rPr>
          </w:rPrChange>
        </w:rPr>
        <w:t xml:space="preserve">. </w:t>
      </w:r>
      <w:proofErr w:type="spellStart"/>
      <w:ins w:id="224" w:author="Ravi Parikh" w:date="2012-03-11T21:13:00Z">
        <w:r w:rsidR="00E94363" w:rsidRPr="00E94363">
          <w:rPr>
            <w:rFonts w:ascii="Times" w:hAnsi="Times"/>
            <w:sz w:val="20"/>
            <w:szCs w:val="20"/>
            <w:rPrChange w:id="225" w:author="Ravi Parikh" w:date="2012-03-11T21:14:00Z">
              <w:rPr>
                <w:rFonts w:ascii="Verdana" w:hAnsi="Verdana"/>
                <w:sz w:val="20"/>
                <w:szCs w:val="20"/>
              </w:rPr>
            </w:rPrChange>
          </w:rPr>
          <w:t>Igci</w:t>
        </w:r>
        <w:proofErr w:type="spellEnd"/>
        <w:r w:rsidR="00E94363" w:rsidRPr="00E94363">
          <w:rPr>
            <w:rFonts w:ascii="Times" w:hAnsi="Times"/>
            <w:sz w:val="20"/>
            <w:szCs w:val="20"/>
            <w:rPrChange w:id="226" w:author="Ravi Parikh" w:date="2012-03-11T21:14:00Z">
              <w:rPr>
                <w:rFonts w:ascii="Verdana" w:hAnsi="Verdana"/>
                <w:sz w:val="20"/>
                <w:szCs w:val="20"/>
              </w:rPr>
            </w:rPrChange>
          </w:rPr>
          <w:t xml:space="preserve"> YZ, </w:t>
        </w:r>
        <w:proofErr w:type="spellStart"/>
        <w:r w:rsidR="00E94363" w:rsidRPr="00E94363">
          <w:rPr>
            <w:rFonts w:ascii="Times" w:hAnsi="Times"/>
            <w:sz w:val="20"/>
            <w:szCs w:val="20"/>
            <w:rPrChange w:id="227" w:author="Ravi Parikh" w:date="2012-03-11T21:14:00Z">
              <w:rPr>
                <w:rFonts w:ascii="Verdana" w:hAnsi="Verdana"/>
                <w:sz w:val="20"/>
                <w:szCs w:val="20"/>
              </w:rPr>
            </w:rPrChange>
          </w:rPr>
          <w:t>Arslan</w:t>
        </w:r>
        <w:proofErr w:type="spellEnd"/>
        <w:r w:rsidR="00E94363" w:rsidRPr="00E94363">
          <w:rPr>
            <w:rFonts w:ascii="Times" w:hAnsi="Times"/>
            <w:sz w:val="20"/>
            <w:szCs w:val="20"/>
            <w:rPrChange w:id="228" w:author="Ravi Parikh" w:date="2012-03-11T21:14:00Z">
              <w:rPr>
                <w:rFonts w:ascii="Verdana" w:hAnsi="Verdana"/>
                <w:sz w:val="20"/>
                <w:szCs w:val="20"/>
              </w:rPr>
            </w:rPrChange>
          </w:rPr>
          <w:t xml:space="preserve"> A, </w:t>
        </w:r>
        <w:proofErr w:type="spellStart"/>
        <w:r w:rsidR="00E94363" w:rsidRPr="00E94363">
          <w:rPr>
            <w:rFonts w:ascii="Times" w:hAnsi="Times"/>
            <w:sz w:val="20"/>
            <w:szCs w:val="20"/>
            <w:rPrChange w:id="229" w:author="Ravi Parikh" w:date="2012-03-11T21:14:00Z">
              <w:rPr>
                <w:rFonts w:ascii="Verdana" w:hAnsi="Verdana"/>
                <w:sz w:val="20"/>
                <w:szCs w:val="20"/>
              </w:rPr>
            </w:rPrChange>
          </w:rPr>
          <w:t>Akarsu</w:t>
        </w:r>
        <w:proofErr w:type="spellEnd"/>
        <w:r w:rsidR="00E94363" w:rsidRPr="00E94363">
          <w:rPr>
            <w:rFonts w:ascii="Times" w:hAnsi="Times"/>
            <w:sz w:val="20"/>
            <w:szCs w:val="20"/>
            <w:rPrChange w:id="230" w:author="Ravi Parikh" w:date="2012-03-11T21:14:00Z">
              <w:rPr>
                <w:rFonts w:ascii="Verdana" w:hAnsi="Verdana"/>
                <w:sz w:val="20"/>
                <w:szCs w:val="20"/>
              </w:rPr>
            </w:rPrChange>
          </w:rPr>
          <w:t xml:space="preserve"> E, </w:t>
        </w:r>
        <w:proofErr w:type="spellStart"/>
        <w:r w:rsidR="00E94363" w:rsidRPr="00E94363">
          <w:rPr>
            <w:rFonts w:ascii="Times" w:hAnsi="Times"/>
            <w:sz w:val="20"/>
            <w:szCs w:val="20"/>
            <w:rPrChange w:id="231" w:author="Ravi Parikh" w:date="2012-03-11T21:14:00Z">
              <w:rPr>
                <w:rFonts w:ascii="Verdana" w:hAnsi="Verdana"/>
                <w:sz w:val="20"/>
                <w:szCs w:val="20"/>
              </w:rPr>
            </w:rPrChange>
          </w:rPr>
          <w:t>Erkilic</w:t>
        </w:r>
        <w:proofErr w:type="spellEnd"/>
        <w:r w:rsidR="00E94363" w:rsidRPr="00E94363">
          <w:rPr>
            <w:rFonts w:ascii="Times" w:hAnsi="Times"/>
            <w:sz w:val="20"/>
            <w:szCs w:val="20"/>
            <w:rPrChange w:id="232" w:author="Ravi Parikh" w:date="2012-03-11T21:14:00Z">
              <w:rPr>
                <w:rFonts w:ascii="Verdana" w:hAnsi="Verdana"/>
                <w:sz w:val="20"/>
                <w:szCs w:val="20"/>
              </w:rPr>
            </w:rPrChange>
          </w:rPr>
          <w:t xml:space="preserve"> S, </w:t>
        </w:r>
        <w:proofErr w:type="spellStart"/>
        <w:r w:rsidR="00E94363" w:rsidRPr="00E94363">
          <w:rPr>
            <w:rFonts w:ascii="Times" w:hAnsi="Times"/>
            <w:sz w:val="20"/>
            <w:szCs w:val="20"/>
            <w:rPrChange w:id="233" w:author="Ravi Parikh" w:date="2012-03-11T21:14:00Z">
              <w:rPr>
                <w:rFonts w:ascii="Verdana" w:hAnsi="Verdana"/>
                <w:sz w:val="20"/>
                <w:szCs w:val="20"/>
              </w:rPr>
            </w:rPrChange>
          </w:rPr>
          <w:t>Igci</w:t>
        </w:r>
        <w:proofErr w:type="spellEnd"/>
        <w:r w:rsidR="00E94363" w:rsidRPr="00E94363">
          <w:rPr>
            <w:rFonts w:ascii="Times" w:hAnsi="Times"/>
            <w:sz w:val="20"/>
            <w:szCs w:val="20"/>
            <w:rPrChange w:id="234" w:author="Ravi Parikh" w:date="2012-03-11T21:14:00Z">
              <w:rPr>
                <w:rFonts w:ascii="Verdana" w:hAnsi="Verdana"/>
                <w:sz w:val="20"/>
                <w:szCs w:val="20"/>
              </w:rPr>
            </w:rPrChange>
          </w:rPr>
          <w:t xml:space="preserve"> M, </w:t>
        </w:r>
        <w:proofErr w:type="spellStart"/>
        <w:r w:rsidR="00E94363" w:rsidRPr="00E94363">
          <w:rPr>
            <w:rFonts w:ascii="Times" w:hAnsi="Times"/>
            <w:sz w:val="20"/>
            <w:szCs w:val="20"/>
            <w:rPrChange w:id="235" w:author="Ravi Parikh" w:date="2012-03-11T21:14:00Z">
              <w:rPr>
                <w:rFonts w:ascii="Verdana" w:hAnsi="Verdana"/>
                <w:sz w:val="20"/>
                <w:szCs w:val="20"/>
              </w:rPr>
            </w:rPrChange>
          </w:rPr>
          <w:t>Oztuzcu</w:t>
        </w:r>
        <w:proofErr w:type="spellEnd"/>
        <w:r w:rsidR="00E94363" w:rsidRPr="00E94363">
          <w:rPr>
            <w:rFonts w:ascii="Times" w:hAnsi="Times"/>
            <w:sz w:val="20"/>
            <w:szCs w:val="20"/>
            <w:rPrChange w:id="236" w:author="Ravi Parikh" w:date="2012-03-11T21:14:00Z">
              <w:rPr>
                <w:rFonts w:ascii="Verdana" w:hAnsi="Verdana"/>
                <w:sz w:val="20"/>
                <w:szCs w:val="20"/>
              </w:rPr>
            </w:rPrChange>
          </w:rPr>
          <w:t xml:space="preserve"> S, et al. Differential expression of a set of genes in follicular and classic variants of papillary thyroid carcinoma. </w:t>
        </w:r>
        <w:proofErr w:type="spellStart"/>
        <w:r w:rsidR="00E94363" w:rsidRPr="00E94363">
          <w:rPr>
            <w:rFonts w:ascii="Times" w:hAnsi="Times"/>
            <w:sz w:val="20"/>
            <w:szCs w:val="20"/>
            <w:rPrChange w:id="237" w:author="Ravi Parikh" w:date="2012-03-11T21:14:00Z">
              <w:rPr>
                <w:rFonts w:ascii="Verdana" w:hAnsi="Verdana"/>
                <w:sz w:val="20"/>
                <w:szCs w:val="20"/>
              </w:rPr>
            </w:rPrChange>
          </w:rPr>
          <w:t>Endocr</w:t>
        </w:r>
        <w:proofErr w:type="spellEnd"/>
        <w:r w:rsidR="00E94363" w:rsidRPr="00E94363">
          <w:rPr>
            <w:rFonts w:ascii="Times" w:hAnsi="Times"/>
            <w:sz w:val="20"/>
            <w:szCs w:val="20"/>
            <w:rPrChange w:id="238" w:author="Ravi Parikh" w:date="2012-03-11T21:14:00Z">
              <w:rPr>
                <w:rFonts w:ascii="Verdana" w:hAnsi="Verdana"/>
                <w:sz w:val="20"/>
                <w:szCs w:val="20"/>
              </w:rPr>
            </w:rPrChange>
          </w:rPr>
          <w:t xml:space="preserve"> </w:t>
        </w:r>
        <w:proofErr w:type="spellStart"/>
        <w:r w:rsidR="00E94363" w:rsidRPr="00E94363">
          <w:rPr>
            <w:rFonts w:ascii="Times" w:hAnsi="Times"/>
            <w:sz w:val="20"/>
            <w:szCs w:val="20"/>
            <w:rPrChange w:id="239" w:author="Ravi Parikh" w:date="2012-03-11T21:14:00Z">
              <w:rPr>
                <w:rFonts w:ascii="Verdana" w:hAnsi="Verdana"/>
                <w:sz w:val="20"/>
                <w:szCs w:val="20"/>
              </w:rPr>
            </w:rPrChange>
          </w:rPr>
          <w:t>Pathol</w:t>
        </w:r>
        <w:proofErr w:type="spellEnd"/>
        <w:r w:rsidR="00E94363" w:rsidRPr="00E94363">
          <w:rPr>
            <w:rFonts w:ascii="Times" w:hAnsi="Times"/>
            <w:sz w:val="20"/>
            <w:szCs w:val="20"/>
            <w:rPrChange w:id="240" w:author="Ravi Parikh" w:date="2012-03-11T21:14:00Z">
              <w:rPr>
                <w:rFonts w:ascii="Verdana" w:hAnsi="Verdana"/>
                <w:sz w:val="20"/>
                <w:szCs w:val="20"/>
              </w:rPr>
            </w:rPrChange>
          </w:rPr>
          <w:t>. 2011 Jun, 22(2): 86-96.</w:t>
        </w:r>
      </w:ins>
      <w:del w:id="241" w:author="Ravi Parikh" w:date="2012-03-11T21:13:00Z">
        <w:r w:rsidR="00281EB7" w:rsidRPr="00E94363" w:rsidDel="00E94363">
          <w:rPr>
            <w:rFonts w:ascii="Times" w:hAnsi="Times" w:cs="Helvetica"/>
            <w:color w:val="000000"/>
            <w:sz w:val="20"/>
            <w:szCs w:val="23"/>
          </w:rPr>
          <w:delText>Whitmore TE, Holloway JL, Lofton-Day CE, Maurer MF, Chen L, Quinton TJ, et al. Human secretin (SCT): gene structure, chromosome location, and distribution of mRNA. Cytogenet Cell Genet., 2000, 90(1-2): 47-52.</w:delText>
        </w:r>
      </w:del>
    </w:p>
    <w:p w:rsidR="00281EB7" w:rsidRPr="00E94363" w:rsidRDefault="00281EB7" w:rsidP="00A10252">
      <w:pPr>
        <w:jc w:val="both"/>
        <w:rPr>
          <w:rFonts w:ascii="Times" w:hAnsi="Times" w:cs="Helvetica"/>
          <w:color w:val="000000"/>
          <w:sz w:val="20"/>
          <w:szCs w:val="23"/>
          <w:rPrChange w:id="242" w:author="Ravi Parikh" w:date="2012-03-11T21:14:00Z">
            <w:rPr>
              <w:rFonts w:ascii="Times" w:hAnsi="Times" w:cs="Helvetica"/>
              <w:color w:val="000000"/>
              <w:sz w:val="20"/>
              <w:szCs w:val="23"/>
            </w:rPr>
          </w:rPrChange>
        </w:rPr>
      </w:pPr>
    </w:p>
    <w:p w:rsidR="00E94363" w:rsidRPr="00E94363" w:rsidRDefault="0031734F" w:rsidP="00A10252">
      <w:pPr>
        <w:jc w:val="both"/>
        <w:rPr>
          <w:ins w:id="243" w:author="Ravi Parikh" w:date="2012-03-11T21:13:00Z"/>
          <w:rFonts w:ascii="Times" w:hAnsi="Times"/>
          <w:sz w:val="20"/>
          <w:szCs w:val="20"/>
          <w:rPrChange w:id="244" w:author="Ravi Parikh" w:date="2012-03-11T21:14:00Z">
            <w:rPr>
              <w:ins w:id="245" w:author="Ravi Parikh" w:date="2012-03-11T21:13:00Z"/>
              <w:rFonts w:ascii="Verdana" w:hAnsi="Verdana"/>
              <w:sz w:val="20"/>
              <w:szCs w:val="20"/>
            </w:rPr>
          </w:rPrChange>
        </w:rPr>
      </w:pPr>
      <w:r w:rsidRPr="00E94363">
        <w:rPr>
          <w:rFonts w:ascii="Times" w:hAnsi="Times" w:cs="Helvetica"/>
          <w:color w:val="000000"/>
          <w:sz w:val="20"/>
          <w:szCs w:val="23"/>
          <w:rPrChange w:id="246" w:author="Ravi Parikh" w:date="2012-03-11T21:14:00Z">
            <w:rPr>
              <w:rFonts w:ascii="Times" w:hAnsi="Times" w:cs="Helvetica"/>
              <w:color w:val="000000"/>
              <w:sz w:val="20"/>
              <w:szCs w:val="23"/>
            </w:rPr>
          </w:rPrChange>
        </w:rPr>
        <w:t>30</w:t>
      </w:r>
      <w:r w:rsidR="00281EB7" w:rsidRPr="00E94363">
        <w:rPr>
          <w:rFonts w:ascii="Times" w:hAnsi="Times" w:cs="Helvetica"/>
          <w:color w:val="000000"/>
          <w:sz w:val="20"/>
          <w:szCs w:val="23"/>
          <w:rPrChange w:id="247" w:author="Ravi Parikh" w:date="2012-03-11T21:14:00Z">
            <w:rPr>
              <w:rFonts w:ascii="Times" w:hAnsi="Times" w:cs="Helvetica"/>
              <w:color w:val="000000"/>
              <w:sz w:val="20"/>
              <w:szCs w:val="23"/>
            </w:rPr>
          </w:rPrChange>
        </w:rPr>
        <w:t xml:space="preserve">. </w:t>
      </w:r>
      <w:proofErr w:type="spellStart"/>
      <w:ins w:id="248" w:author="Ravi Parikh" w:date="2012-03-11T21:13:00Z">
        <w:r w:rsidR="00E94363" w:rsidRPr="00E94363">
          <w:rPr>
            <w:rFonts w:ascii="Times" w:hAnsi="Times"/>
            <w:sz w:val="20"/>
            <w:szCs w:val="20"/>
            <w:rPrChange w:id="249" w:author="Ravi Parikh" w:date="2012-03-11T21:14:00Z">
              <w:rPr>
                <w:rFonts w:ascii="Verdana" w:hAnsi="Verdana"/>
                <w:sz w:val="20"/>
                <w:szCs w:val="20"/>
              </w:rPr>
            </w:rPrChange>
          </w:rPr>
          <w:t>Nakai</w:t>
        </w:r>
        <w:proofErr w:type="spellEnd"/>
        <w:r w:rsidR="00E94363" w:rsidRPr="00E94363">
          <w:rPr>
            <w:rFonts w:ascii="Times" w:hAnsi="Times"/>
            <w:sz w:val="20"/>
            <w:szCs w:val="20"/>
            <w:rPrChange w:id="250" w:author="Ravi Parikh" w:date="2012-03-11T21:14:00Z">
              <w:rPr>
                <w:rFonts w:ascii="Verdana" w:hAnsi="Verdana"/>
                <w:sz w:val="20"/>
                <w:szCs w:val="20"/>
              </w:rPr>
            </w:rPrChange>
          </w:rPr>
          <w:t xml:space="preserve"> R, </w:t>
        </w:r>
        <w:proofErr w:type="spellStart"/>
        <w:r w:rsidR="00E94363" w:rsidRPr="00E94363">
          <w:rPr>
            <w:rFonts w:ascii="Times" w:hAnsi="Times"/>
            <w:sz w:val="20"/>
            <w:szCs w:val="20"/>
            <w:rPrChange w:id="251" w:author="Ravi Parikh" w:date="2012-03-11T21:14:00Z">
              <w:rPr>
                <w:rFonts w:ascii="Verdana" w:hAnsi="Verdana"/>
                <w:sz w:val="20"/>
                <w:szCs w:val="20"/>
              </w:rPr>
            </w:rPrChange>
          </w:rPr>
          <w:t>Maniwa</w:t>
        </w:r>
        <w:proofErr w:type="spellEnd"/>
        <w:r w:rsidR="00E94363" w:rsidRPr="00E94363">
          <w:rPr>
            <w:rFonts w:ascii="Times" w:hAnsi="Times"/>
            <w:sz w:val="20"/>
            <w:szCs w:val="20"/>
            <w:rPrChange w:id="252" w:author="Ravi Parikh" w:date="2012-03-11T21:14:00Z">
              <w:rPr>
                <w:rFonts w:ascii="Verdana" w:hAnsi="Verdana"/>
                <w:sz w:val="20"/>
                <w:szCs w:val="20"/>
              </w:rPr>
            </w:rPrChange>
          </w:rPr>
          <w:t xml:space="preserve"> Y, Tanaka Y, </w:t>
        </w:r>
        <w:proofErr w:type="spellStart"/>
        <w:r w:rsidR="00E94363" w:rsidRPr="00E94363">
          <w:rPr>
            <w:rFonts w:ascii="Times" w:hAnsi="Times"/>
            <w:sz w:val="20"/>
            <w:szCs w:val="20"/>
            <w:rPrChange w:id="253" w:author="Ravi Parikh" w:date="2012-03-11T21:14:00Z">
              <w:rPr>
                <w:rFonts w:ascii="Verdana" w:hAnsi="Verdana"/>
                <w:sz w:val="20"/>
                <w:szCs w:val="20"/>
              </w:rPr>
            </w:rPrChange>
          </w:rPr>
          <w:t>Nishio</w:t>
        </w:r>
        <w:proofErr w:type="spellEnd"/>
        <w:r w:rsidR="00E94363" w:rsidRPr="00E94363">
          <w:rPr>
            <w:rFonts w:ascii="Times" w:hAnsi="Times"/>
            <w:sz w:val="20"/>
            <w:szCs w:val="20"/>
            <w:rPrChange w:id="254" w:author="Ravi Parikh" w:date="2012-03-11T21:14:00Z">
              <w:rPr>
                <w:rFonts w:ascii="Verdana" w:hAnsi="Verdana"/>
                <w:sz w:val="20"/>
                <w:szCs w:val="20"/>
              </w:rPr>
            </w:rPrChange>
          </w:rPr>
          <w:t xml:space="preserve"> W, Yoshimura M, </w:t>
        </w:r>
        <w:proofErr w:type="spellStart"/>
        <w:r w:rsidR="00E94363" w:rsidRPr="00E94363">
          <w:rPr>
            <w:rFonts w:ascii="Times" w:hAnsi="Times"/>
            <w:sz w:val="20"/>
            <w:szCs w:val="20"/>
            <w:rPrChange w:id="255" w:author="Ravi Parikh" w:date="2012-03-11T21:14:00Z">
              <w:rPr>
                <w:rFonts w:ascii="Verdana" w:hAnsi="Verdana"/>
                <w:sz w:val="20"/>
                <w:szCs w:val="20"/>
              </w:rPr>
            </w:rPrChange>
          </w:rPr>
          <w:t>Okita</w:t>
        </w:r>
        <w:proofErr w:type="spellEnd"/>
        <w:r w:rsidR="00E94363" w:rsidRPr="00E94363">
          <w:rPr>
            <w:rFonts w:ascii="Times" w:hAnsi="Times"/>
            <w:sz w:val="20"/>
            <w:szCs w:val="20"/>
            <w:rPrChange w:id="256" w:author="Ravi Parikh" w:date="2012-03-11T21:14:00Z">
              <w:rPr>
                <w:rFonts w:ascii="Verdana" w:hAnsi="Verdana"/>
                <w:sz w:val="20"/>
                <w:szCs w:val="20"/>
              </w:rPr>
            </w:rPrChange>
          </w:rPr>
          <w:t xml:space="preserve"> Y, et al. </w:t>
        </w:r>
        <w:proofErr w:type="spellStart"/>
        <w:r w:rsidR="00E94363" w:rsidRPr="00E94363">
          <w:rPr>
            <w:rFonts w:ascii="Times" w:hAnsi="Times"/>
            <w:sz w:val="20"/>
            <w:szCs w:val="20"/>
            <w:rPrChange w:id="257" w:author="Ravi Parikh" w:date="2012-03-11T21:14:00Z">
              <w:rPr>
                <w:rFonts w:ascii="Verdana" w:hAnsi="Verdana"/>
                <w:sz w:val="20"/>
                <w:szCs w:val="20"/>
              </w:rPr>
            </w:rPrChange>
          </w:rPr>
          <w:t>Overexpression</w:t>
        </w:r>
        <w:proofErr w:type="spellEnd"/>
        <w:r w:rsidR="00E94363" w:rsidRPr="00E94363">
          <w:rPr>
            <w:rFonts w:ascii="Times" w:hAnsi="Times"/>
            <w:sz w:val="20"/>
            <w:szCs w:val="20"/>
            <w:rPrChange w:id="258" w:author="Ravi Parikh" w:date="2012-03-11T21:14:00Z">
              <w:rPr>
                <w:rFonts w:ascii="Verdana" w:hAnsi="Verdana"/>
                <w:sz w:val="20"/>
                <w:szCs w:val="20"/>
              </w:rPr>
            </w:rPrChange>
          </w:rPr>
          <w:t xml:space="preserve"> of Necl-5 correlates with unfavorable prognosis in patients with lung </w:t>
        </w:r>
        <w:proofErr w:type="spellStart"/>
        <w:r w:rsidR="00E94363" w:rsidRPr="00E94363">
          <w:rPr>
            <w:rFonts w:ascii="Times" w:hAnsi="Times"/>
            <w:sz w:val="20"/>
            <w:szCs w:val="20"/>
            <w:rPrChange w:id="259" w:author="Ravi Parikh" w:date="2012-03-11T21:14:00Z">
              <w:rPr>
                <w:rFonts w:ascii="Verdana" w:hAnsi="Verdana"/>
                <w:sz w:val="20"/>
                <w:szCs w:val="20"/>
              </w:rPr>
            </w:rPrChange>
          </w:rPr>
          <w:t>adenocarcinoma</w:t>
        </w:r>
        <w:proofErr w:type="spellEnd"/>
        <w:r w:rsidR="00E94363" w:rsidRPr="00E94363">
          <w:rPr>
            <w:rFonts w:ascii="Times" w:hAnsi="Times"/>
            <w:sz w:val="20"/>
            <w:szCs w:val="20"/>
            <w:rPrChange w:id="260" w:author="Ravi Parikh" w:date="2012-03-11T21:14:00Z">
              <w:rPr>
                <w:rFonts w:ascii="Verdana" w:hAnsi="Verdana"/>
                <w:sz w:val="20"/>
                <w:szCs w:val="20"/>
              </w:rPr>
            </w:rPrChange>
          </w:rPr>
          <w:t>. Cancer Sci. 2010 May, 101(5): 1326-30.</w:t>
        </w:r>
      </w:ins>
    </w:p>
    <w:p w:rsidR="00281EB7" w:rsidRPr="00E94363" w:rsidDel="00E94363" w:rsidRDefault="00281EB7" w:rsidP="00A10252">
      <w:pPr>
        <w:numPr>
          <w:ins w:id="261" w:author="Ravi Parikh" w:date="2012-03-11T21:13:00Z"/>
        </w:numPr>
        <w:jc w:val="both"/>
        <w:rPr>
          <w:del w:id="262" w:author="Ravi Parikh" w:date="2012-03-11T21:13:00Z"/>
          <w:rFonts w:ascii="Times" w:hAnsi="Times" w:cs="Helvetica"/>
          <w:color w:val="000000"/>
          <w:sz w:val="20"/>
          <w:szCs w:val="23"/>
        </w:rPr>
      </w:pPr>
      <w:del w:id="263" w:author="Ravi Parikh" w:date="2012-03-11T21:13:00Z">
        <w:r w:rsidRPr="00E94363" w:rsidDel="00E94363">
          <w:rPr>
            <w:rFonts w:ascii="Times" w:hAnsi="Times" w:cs="Helvetica"/>
            <w:color w:val="000000"/>
            <w:sz w:val="20"/>
            <w:szCs w:val="23"/>
          </w:rPr>
          <w:delText xml:space="preserve">Schuster J, Sundblom J, Thuresson AC, Hassin-Baer S, Klopstock T, Dichgans M, et al. Genomic duplications mediate overexpression of lamin B1 in adult-onset autosomal dominant leukodystrophy (ADLD) with autonomic symptoms. Neurogenetics, 2011, 12(1): 65-72. </w:delText>
        </w:r>
      </w:del>
    </w:p>
    <w:p w:rsidR="00281EB7" w:rsidRPr="00E94363" w:rsidRDefault="00281EB7" w:rsidP="00A10252">
      <w:pPr>
        <w:jc w:val="both"/>
        <w:rPr>
          <w:rFonts w:ascii="Times" w:hAnsi="Times" w:cs="Helvetica"/>
          <w:color w:val="000000"/>
          <w:sz w:val="20"/>
          <w:szCs w:val="23"/>
          <w:rPrChange w:id="264" w:author="Ravi Parikh" w:date="2012-03-11T21:14:00Z">
            <w:rPr>
              <w:rFonts w:ascii="Times" w:hAnsi="Times" w:cs="Helvetica"/>
              <w:color w:val="000000"/>
              <w:sz w:val="20"/>
              <w:szCs w:val="23"/>
            </w:rPr>
          </w:rPrChange>
        </w:rPr>
      </w:pPr>
    </w:p>
    <w:p w:rsidR="00281EB7" w:rsidRPr="00E94363" w:rsidRDefault="0031734F" w:rsidP="00A10252">
      <w:pPr>
        <w:jc w:val="both"/>
        <w:rPr>
          <w:rFonts w:ascii="Times" w:hAnsi="Times" w:cs="Helvetica"/>
          <w:color w:val="000000"/>
          <w:sz w:val="20"/>
          <w:szCs w:val="23"/>
          <w:rPrChange w:id="265" w:author="Ravi Parikh" w:date="2012-03-11T21:14:00Z">
            <w:rPr>
              <w:rFonts w:ascii="Times" w:hAnsi="Times" w:cs="Helvetica"/>
              <w:color w:val="000000"/>
              <w:sz w:val="20"/>
              <w:szCs w:val="23"/>
            </w:rPr>
          </w:rPrChange>
        </w:rPr>
      </w:pPr>
      <w:r w:rsidRPr="00E94363">
        <w:rPr>
          <w:rFonts w:ascii="Times" w:hAnsi="Times" w:cs="Helvetica"/>
          <w:color w:val="000000"/>
          <w:sz w:val="20"/>
          <w:szCs w:val="23"/>
          <w:rPrChange w:id="266" w:author="Ravi Parikh" w:date="2012-03-11T21:14:00Z">
            <w:rPr>
              <w:rFonts w:ascii="Times" w:hAnsi="Times" w:cs="Helvetica"/>
              <w:color w:val="000000"/>
              <w:sz w:val="20"/>
              <w:szCs w:val="23"/>
            </w:rPr>
          </w:rPrChange>
        </w:rPr>
        <w:t>31</w:t>
      </w:r>
      <w:r w:rsidR="00281EB7" w:rsidRPr="00E94363">
        <w:rPr>
          <w:rFonts w:ascii="Times" w:hAnsi="Times" w:cs="Helvetica"/>
          <w:color w:val="000000"/>
          <w:sz w:val="20"/>
          <w:szCs w:val="23"/>
          <w:rPrChange w:id="267" w:author="Ravi Parikh" w:date="2012-03-11T21:14:00Z">
            <w:rPr>
              <w:rFonts w:ascii="Times" w:hAnsi="Times" w:cs="Helvetica"/>
              <w:color w:val="000000"/>
              <w:sz w:val="20"/>
              <w:szCs w:val="23"/>
            </w:rPr>
          </w:rPrChange>
        </w:rPr>
        <w:t xml:space="preserve">. </w:t>
      </w:r>
      <w:ins w:id="268" w:author="Ravi Parikh" w:date="2012-03-11T21:14:00Z">
        <w:r w:rsidR="00E94363" w:rsidRPr="00E94363">
          <w:rPr>
            <w:rFonts w:ascii="Times" w:hAnsi="Times"/>
            <w:sz w:val="20"/>
            <w:szCs w:val="20"/>
            <w:rPrChange w:id="269" w:author="Ravi Parikh" w:date="2012-03-11T21:14:00Z">
              <w:rPr>
                <w:rFonts w:ascii="Verdana" w:hAnsi="Verdana"/>
                <w:sz w:val="20"/>
                <w:szCs w:val="20"/>
              </w:rPr>
            </w:rPrChange>
          </w:rPr>
          <w:t>Wang JL, Sun SZ, </w:t>
        </w:r>
        <w:proofErr w:type="spellStart"/>
        <w:r w:rsidR="00E94363" w:rsidRPr="00E94363">
          <w:rPr>
            <w:rFonts w:ascii="Times" w:hAnsi="Times"/>
            <w:sz w:val="20"/>
            <w:szCs w:val="20"/>
            <w:rPrChange w:id="270" w:author="Ravi Parikh" w:date="2012-03-11T21:14:00Z">
              <w:rPr>
                <w:rFonts w:ascii="Verdana" w:hAnsi="Verdana"/>
                <w:sz w:val="20"/>
                <w:szCs w:val="20"/>
              </w:rPr>
            </w:rPrChange>
          </w:rPr>
          <w:t>Qu</w:t>
        </w:r>
        <w:proofErr w:type="spellEnd"/>
        <w:r w:rsidR="00E94363" w:rsidRPr="00E94363">
          <w:rPr>
            <w:rFonts w:ascii="Times" w:hAnsi="Times"/>
            <w:sz w:val="20"/>
            <w:szCs w:val="20"/>
            <w:rPrChange w:id="271" w:author="Ravi Parikh" w:date="2012-03-11T21:14:00Z">
              <w:rPr>
                <w:rFonts w:ascii="Verdana" w:hAnsi="Verdana"/>
                <w:sz w:val="20"/>
                <w:szCs w:val="20"/>
              </w:rPr>
            </w:rPrChange>
          </w:rPr>
          <w:t xml:space="preserve"> X, Liu WJ, Wang YY, </w:t>
        </w:r>
        <w:proofErr w:type="spellStart"/>
        <w:r w:rsidR="00E94363" w:rsidRPr="00E94363">
          <w:rPr>
            <w:rFonts w:ascii="Times" w:hAnsi="Times"/>
            <w:sz w:val="20"/>
            <w:szCs w:val="20"/>
            <w:rPrChange w:id="272" w:author="Ravi Parikh" w:date="2012-03-11T21:14:00Z">
              <w:rPr>
                <w:rFonts w:ascii="Verdana" w:hAnsi="Verdana"/>
                <w:sz w:val="20"/>
                <w:szCs w:val="20"/>
              </w:rPr>
            </w:rPrChange>
          </w:rPr>
          <w:t>Lv</w:t>
        </w:r>
        <w:proofErr w:type="spellEnd"/>
        <w:r w:rsidR="00E94363" w:rsidRPr="00E94363">
          <w:rPr>
            <w:rFonts w:ascii="Times" w:hAnsi="Times"/>
            <w:sz w:val="20"/>
            <w:szCs w:val="20"/>
            <w:rPrChange w:id="273" w:author="Ravi Parikh" w:date="2012-03-11T21:14:00Z">
              <w:rPr>
                <w:rFonts w:ascii="Verdana" w:hAnsi="Verdana"/>
                <w:sz w:val="20"/>
                <w:szCs w:val="20"/>
              </w:rPr>
            </w:rPrChange>
          </w:rPr>
          <w:t xml:space="preserve"> CX, et al. </w:t>
        </w:r>
        <w:proofErr w:type="spellStart"/>
        <w:r w:rsidR="00E94363" w:rsidRPr="00E94363">
          <w:rPr>
            <w:rFonts w:ascii="Times" w:hAnsi="Times"/>
            <w:sz w:val="20"/>
            <w:szCs w:val="20"/>
            <w:rPrChange w:id="274" w:author="Ravi Parikh" w:date="2012-03-11T21:14:00Z">
              <w:rPr>
                <w:rFonts w:ascii="Verdana" w:hAnsi="Verdana"/>
                <w:sz w:val="20"/>
                <w:szCs w:val="20"/>
              </w:rPr>
            </w:rPrChange>
          </w:rPr>
          <w:t>Clinicopathological</w:t>
        </w:r>
        <w:proofErr w:type="spellEnd"/>
        <w:r w:rsidR="00E94363" w:rsidRPr="00E94363">
          <w:rPr>
            <w:rFonts w:ascii="Times" w:hAnsi="Times"/>
            <w:sz w:val="20"/>
            <w:szCs w:val="20"/>
            <w:rPrChange w:id="275" w:author="Ravi Parikh" w:date="2012-03-11T21:14:00Z">
              <w:rPr>
                <w:rFonts w:ascii="Verdana" w:hAnsi="Verdana"/>
                <w:sz w:val="20"/>
                <w:szCs w:val="20"/>
              </w:rPr>
            </w:rPrChange>
          </w:rPr>
          <w:t xml:space="preserve"> significance of CEACAM1 gene expression in breast cancer. Chin J Physiol. 2011 Oct 31, 54(5): 332-8.</w:t>
        </w:r>
      </w:ins>
      <w:del w:id="276" w:author="Ravi Parikh" w:date="2012-03-11T21:14:00Z">
        <w:r w:rsidR="00281EB7" w:rsidRPr="00E94363" w:rsidDel="00E94363">
          <w:rPr>
            <w:rFonts w:ascii="Times" w:hAnsi="Times" w:cs="Helvetica"/>
            <w:color w:val="000000"/>
            <w:sz w:val="20"/>
            <w:szCs w:val="23"/>
          </w:rPr>
          <w:delText>Hendrickson SL, Lautenberger JA, Chinn LW, Malasky M, Sezgin E, Kingsley LA, et al. Genetic variants in nuclear-encoded mitochondrial genes influence AIDS progression. PLoS One, 2010, 5(9): e12862.</w:delText>
        </w:r>
      </w:del>
    </w:p>
    <w:p w:rsidR="00281EB7" w:rsidRPr="00E94363" w:rsidRDefault="00281EB7" w:rsidP="00A10252">
      <w:pPr>
        <w:jc w:val="both"/>
        <w:rPr>
          <w:rFonts w:ascii="Times" w:hAnsi="Times" w:cs="Helvetica"/>
          <w:color w:val="000000"/>
          <w:sz w:val="20"/>
          <w:szCs w:val="23"/>
          <w:rPrChange w:id="277" w:author="Ravi Parikh" w:date="2012-03-11T21:14:00Z">
            <w:rPr>
              <w:rFonts w:ascii="Times" w:hAnsi="Times" w:cs="Helvetica"/>
              <w:color w:val="000000"/>
              <w:sz w:val="20"/>
              <w:szCs w:val="23"/>
            </w:rPr>
          </w:rPrChange>
        </w:rPr>
      </w:pPr>
    </w:p>
    <w:p w:rsidR="00281EB7" w:rsidRPr="00E94363" w:rsidRDefault="00C51464" w:rsidP="00A10252">
      <w:pPr>
        <w:jc w:val="both"/>
        <w:rPr>
          <w:rFonts w:ascii="Times" w:hAnsi="Times" w:cs="Helvetica"/>
          <w:color w:val="000000"/>
          <w:sz w:val="20"/>
          <w:szCs w:val="23"/>
          <w:rPrChange w:id="278" w:author="Ravi Parikh" w:date="2012-03-11T21:14:00Z">
            <w:rPr>
              <w:rFonts w:ascii="Times" w:hAnsi="Times" w:cs="Helvetica"/>
              <w:color w:val="000000"/>
              <w:sz w:val="20"/>
              <w:szCs w:val="23"/>
            </w:rPr>
          </w:rPrChange>
        </w:rPr>
      </w:pPr>
      <w:r w:rsidRPr="00E94363">
        <w:rPr>
          <w:rFonts w:ascii="Times" w:hAnsi="Times" w:cs="Helvetica"/>
          <w:color w:val="000000"/>
          <w:sz w:val="20"/>
          <w:szCs w:val="23"/>
          <w:rPrChange w:id="279" w:author="Ravi Parikh" w:date="2012-03-11T21:14:00Z">
            <w:rPr>
              <w:rFonts w:ascii="Times" w:hAnsi="Times" w:cs="Helvetica"/>
              <w:color w:val="000000"/>
              <w:sz w:val="20"/>
              <w:szCs w:val="23"/>
            </w:rPr>
          </w:rPrChange>
        </w:rPr>
        <w:t>3</w:t>
      </w:r>
      <w:r w:rsidR="0031734F" w:rsidRPr="00E94363">
        <w:rPr>
          <w:rFonts w:ascii="Times" w:hAnsi="Times" w:cs="Helvetica"/>
          <w:color w:val="000000"/>
          <w:sz w:val="20"/>
          <w:szCs w:val="23"/>
          <w:rPrChange w:id="280" w:author="Ravi Parikh" w:date="2012-03-11T21:14:00Z">
            <w:rPr>
              <w:rFonts w:ascii="Times" w:hAnsi="Times" w:cs="Helvetica"/>
              <w:color w:val="000000"/>
              <w:sz w:val="20"/>
              <w:szCs w:val="23"/>
            </w:rPr>
          </w:rPrChange>
        </w:rPr>
        <w:t>2</w:t>
      </w:r>
      <w:r w:rsidR="00281EB7" w:rsidRPr="00E94363">
        <w:rPr>
          <w:rFonts w:ascii="Times" w:hAnsi="Times" w:cs="Helvetica"/>
          <w:color w:val="000000"/>
          <w:sz w:val="20"/>
          <w:szCs w:val="23"/>
          <w:rPrChange w:id="281" w:author="Ravi Parikh" w:date="2012-03-11T21:14:00Z">
            <w:rPr>
              <w:rFonts w:ascii="Times" w:hAnsi="Times" w:cs="Helvetica"/>
              <w:color w:val="000000"/>
              <w:sz w:val="20"/>
              <w:szCs w:val="23"/>
            </w:rPr>
          </w:rPrChange>
        </w:rPr>
        <w:t xml:space="preserve">. </w:t>
      </w:r>
      <w:ins w:id="282" w:author="Ravi Parikh" w:date="2012-03-11T21:14:00Z">
        <w:r w:rsidR="00E94363" w:rsidRPr="00E94363">
          <w:rPr>
            <w:rFonts w:ascii="Times" w:hAnsi="Times"/>
            <w:sz w:val="20"/>
            <w:szCs w:val="20"/>
            <w:rPrChange w:id="283" w:author="Ravi Parikh" w:date="2012-03-11T21:14:00Z">
              <w:rPr>
                <w:rFonts w:ascii="Verdana" w:hAnsi="Verdana"/>
                <w:sz w:val="20"/>
                <w:szCs w:val="20"/>
              </w:rPr>
            </w:rPrChange>
          </w:rPr>
          <w:t>Fang Y, </w:t>
        </w:r>
        <w:proofErr w:type="spellStart"/>
        <w:r w:rsidR="00E94363" w:rsidRPr="00E94363">
          <w:rPr>
            <w:rFonts w:ascii="Times" w:hAnsi="Times"/>
            <w:sz w:val="20"/>
            <w:szCs w:val="20"/>
            <w:rPrChange w:id="284" w:author="Ravi Parikh" w:date="2012-03-11T21:14:00Z">
              <w:rPr>
                <w:rFonts w:ascii="Verdana" w:hAnsi="Verdana"/>
                <w:sz w:val="20"/>
                <w:szCs w:val="20"/>
              </w:rPr>
            </w:rPrChange>
          </w:rPr>
          <w:t>Mu</w:t>
        </w:r>
        <w:proofErr w:type="spellEnd"/>
        <w:r w:rsidR="00E94363" w:rsidRPr="00E94363">
          <w:rPr>
            <w:rFonts w:ascii="Times" w:hAnsi="Times"/>
            <w:sz w:val="20"/>
            <w:szCs w:val="20"/>
            <w:rPrChange w:id="285" w:author="Ravi Parikh" w:date="2012-03-11T21:14:00Z">
              <w:rPr>
                <w:rFonts w:ascii="Verdana" w:hAnsi="Verdana"/>
                <w:sz w:val="20"/>
                <w:szCs w:val="20"/>
              </w:rPr>
            </w:rPrChange>
          </w:rPr>
          <w:t xml:space="preserve"> J, Ma Y, Ma D, Fu D, </w:t>
        </w:r>
        <w:proofErr w:type="spellStart"/>
        <w:r w:rsidR="00E94363" w:rsidRPr="00E94363">
          <w:rPr>
            <w:rFonts w:ascii="Times" w:hAnsi="Times"/>
            <w:sz w:val="20"/>
            <w:szCs w:val="20"/>
            <w:rPrChange w:id="286" w:author="Ravi Parikh" w:date="2012-03-11T21:14:00Z">
              <w:rPr>
                <w:rFonts w:ascii="Verdana" w:hAnsi="Verdana"/>
                <w:sz w:val="20"/>
                <w:szCs w:val="20"/>
              </w:rPr>
            </w:rPrChange>
          </w:rPr>
          <w:t>Shen</w:t>
        </w:r>
        <w:proofErr w:type="spellEnd"/>
        <w:r w:rsidR="00E94363" w:rsidRPr="00E94363">
          <w:rPr>
            <w:rFonts w:ascii="Times" w:hAnsi="Times"/>
            <w:sz w:val="20"/>
            <w:szCs w:val="20"/>
            <w:rPrChange w:id="287" w:author="Ravi Parikh" w:date="2012-03-11T21:14:00Z">
              <w:rPr>
                <w:rFonts w:ascii="Verdana" w:hAnsi="Verdana"/>
                <w:sz w:val="20"/>
                <w:szCs w:val="20"/>
              </w:rPr>
            </w:rPrChange>
          </w:rPr>
          <w:t xml:space="preserve"> X. </w:t>
        </w:r>
        <w:proofErr w:type="gramStart"/>
        <w:r w:rsidR="00E94363" w:rsidRPr="00E94363">
          <w:rPr>
            <w:rFonts w:ascii="Times" w:hAnsi="Times"/>
            <w:sz w:val="20"/>
            <w:szCs w:val="20"/>
            <w:rPrChange w:id="288" w:author="Ravi Parikh" w:date="2012-03-11T21:14:00Z">
              <w:rPr>
                <w:rFonts w:ascii="Verdana" w:hAnsi="Verdana"/>
                <w:sz w:val="20"/>
                <w:szCs w:val="20"/>
              </w:rPr>
            </w:rPrChange>
          </w:rPr>
          <w:t xml:space="preserve">The interaction between </w:t>
        </w:r>
        <w:proofErr w:type="spellStart"/>
        <w:r w:rsidR="00E94363" w:rsidRPr="00E94363">
          <w:rPr>
            <w:rFonts w:ascii="Times" w:hAnsi="Times"/>
            <w:sz w:val="20"/>
            <w:szCs w:val="20"/>
            <w:rPrChange w:id="289" w:author="Ravi Parikh" w:date="2012-03-11T21:14:00Z">
              <w:rPr>
                <w:rFonts w:ascii="Verdana" w:hAnsi="Verdana"/>
                <w:sz w:val="20"/>
                <w:szCs w:val="20"/>
              </w:rPr>
            </w:rPrChange>
          </w:rPr>
          <w:t>ubiquitin</w:t>
        </w:r>
        <w:proofErr w:type="spellEnd"/>
        <w:r w:rsidR="00E94363" w:rsidRPr="00E94363">
          <w:rPr>
            <w:rFonts w:ascii="Times" w:hAnsi="Times"/>
            <w:sz w:val="20"/>
            <w:szCs w:val="20"/>
            <w:rPrChange w:id="290" w:author="Ravi Parikh" w:date="2012-03-11T21:14:00Z">
              <w:rPr>
                <w:rFonts w:ascii="Verdana" w:hAnsi="Verdana"/>
                <w:sz w:val="20"/>
                <w:szCs w:val="20"/>
              </w:rPr>
            </w:rPrChange>
          </w:rPr>
          <w:t xml:space="preserve"> C-terminal </w:t>
        </w:r>
        <w:proofErr w:type="spellStart"/>
        <w:r w:rsidR="00E94363" w:rsidRPr="00E94363">
          <w:rPr>
            <w:rFonts w:ascii="Times" w:hAnsi="Times"/>
            <w:sz w:val="20"/>
            <w:szCs w:val="20"/>
            <w:rPrChange w:id="291" w:author="Ravi Parikh" w:date="2012-03-11T21:14:00Z">
              <w:rPr>
                <w:rFonts w:ascii="Verdana" w:hAnsi="Verdana"/>
                <w:sz w:val="20"/>
                <w:szCs w:val="20"/>
              </w:rPr>
            </w:rPrChange>
          </w:rPr>
          <w:t>hydrolase</w:t>
        </w:r>
        <w:proofErr w:type="spellEnd"/>
        <w:r w:rsidR="00E94363" w:rsidRPr="00E94363">
          <w:rPr>
            <w:rFonts w:ascii="Times" w:hAnsi="Times"/>
            <w:sz w:val="20"/>
            <w:szCs w:val="20"/>
            <w:rPrChange w:id="292" w:author="Ravi Parikh" w:date="2012-03-11T21:14:00Z">
              <w:rPr>
                <w:rFonts w:ascii="Verdana" w:hAnsi="Verdana"/>
                <w:sz w:val="20"/>
                <w:szCs w:val="20"/>
              </w:rPr>
            </w:rPrChange>
          </w:rPr>
          <w:t xml:space="preserve"> 37 and glucose-regulated protein 78 in </w:t>
        </w:r>
        <w:proofErr w:type="spellStart"/>
        <w:r w:rsidR="00E94363" w:rsidRPr="00E94363">
          <w:rPr>
            <w:rFonts w:ascii="Times" w:hAnsi="Times"/>
            <w:sz w:val="20"/>
            <w:szCs w:val="20"/>
            <w:rPrChange w:id="293" w:author="Ravi Parikh" w:date="2012-03-11T21:14:00Z">
              <w:rPr>
                <w:rFonts w:ascii="Verdana" w:hAnsi="Verdana"/>
                <w:sz w:val="20"/>
                <w:szCs w:val="20"/>
              </w:rPr>
            </w:rPrChange>
          </w:rPr>
          <w:t>hepatocellular</w:t>
        </w:r>
        <w:proofErr w:type="spellEnd"/>
        <w:r w:rsidR="00E94363" w:rsidRPr="00E94363">
          <w:rPr>
            <w:rFonts w:ascii="Times" w:hAnsi="Times"/>
            <w:sz w:val="20"/>
            <w:szCs w:val="20"/>
            <w:rPrChange w:id="294" w:author="Ravi Parikh" w:date="2012-03-11T21:14:00Z">
              <w:rPr>
                <w:rFonts w:ascii="Verdana" w:hAnsi="Verdana"/>
                <w:sz w:val="20"/>
                <w:szCs w:val="20"/>
              </w:rPr>
            </w:rPrChange>
          </w:rPr>
          <w:t xml:space="preserve"> carcinoma.</w:t>
        </w:r>
        <w:proofErr w:type="gramEnd"/>
        <w:r w:rsidR="00E94363" w:rsidRPr="00E94363">
          <w:rPr>
            <w:rFonts w:ascii="Times" w:hAnsi="Times"/>
            <w:sz w:val="20"/>
            <w:szCs w:val="20"/>
            <w:rPrChange w:id="295" w:author="Ravi Parikh" w:date="2012-03-11T21:14:00Z">
              <w:rPr>
                <w:rFonts w:ascii="Verdana" w:hAnsi="Verdana"/>
                <w:sz w:val="20"/>
                <w:szCs w:val="20"/>
              </w:rPr>
            </w:rPrChange>
          </w:rPr>
          <w:t xml:space="preserve"> </w:t>
        </w:r>
        <w:proofErr w:type="gramStart"/>
        <w:r w:rsidR="00E94363" w:rsidRPr="00E94363">
          <w:rPr>
            <w:rFonts w:ascii="Times" w:hAnsi="Times"/>
            <w:sz w:val="20"/>
            <w:szCs w:val="20"/>
            <w:rPrChange w:id="296" w:author="Ravi Parikh" w:date="2012-03-11T21:14:00Z">
              <w:rPr>
                <w:rFonts w:ascii="Verdana" w:hAnsi="Verdana"/>
                <w:sz w:val="20"/>
                <w:szCs w:val="20"/>
              </w:rPr>
            </w:rPrChange>
          </w:rPr>
          <w:t xml:space="preserve">Mol Cell </w:t>
        </w:r>
        <w:proofErr w:type="spellStart"/>
        <w:r w:rsidR="00E94363" w:rsidRPr="00E94363">
          <w:rPr>
            <w:rFonts w:ascii="Times" w:hAnsi="Times"/>
            <w:sz w:val="20"/>
            <w:szCs w:val="20"/>
            <w:rPrChange w:id="297" w:author="Ravi Parikh" w:date="2012-03-11T21:14:00Z">
              <w:rPr>
                <w:rFonts w:ascii="Verdana" w:hAnsi="Verdana"/>
                <w:sz w:val="20"/>
                <w:szCs w:val="20"/>
              </w:rPr>
            </w:rPrChange>
          </w:rPr>
          <w:t>Biochem</w:t>
        </w:r>
        <w:proofErr w:type="spellEnd"/>
        <w:r w:rsidR="00E94363" w:rsidRPr="00E94363">
          <w:rPr>
            <w:rFonts w:ascii="Times" w:hAnsi="Times"/>
            <w:sz w:val="20"/>
            <w:szCs w:val="20"/>
            <w:rPrChange w:id="298" w:author="Ravi Parikh" w:date="2012-03-11T21:14:00Z">
              <w:rPr>
                <w:rFonts w:ascii="Verdana" w:hAnsi="Verdana"/>
                <w:sz w:val="20"/>
                <w:szCs w:val="20"/>
              </w:rPr>
            </w:rPrChange>
          </w:rPr>
          <w:t>.</w:t>
        </w:r>
        <w:proofErr w:type="gramEnd"/>
        <w:r w:rsidR="00E94363" w:rsidRPr="00E94363">
          <w:rPr>
            <w:rFonts w:ascii="Times" w:hAnsi="Times"/>
            <w:sz w:val="20"/>
            <w:szCs w:val="20"/>
            <w:rPrChange w:id="299" w:author="Ravi Parikh" w:date="2012-03-11T21:14:00Z">
              <w:rPr>
                <w:rFonts w:ascii="Verdana" w:hAnsi="Verdana"/>
                <w:sz w:val="20"/>
                <w:szCs w:val="20"/>
              </w:rPr>
            </w:rPrChange>
          </w:rPr>
          <w:t xml:space="preserve"> </w:t>
        </w:r>
        <w:proofErr w:type="gramStart"/>
        <w:r w:rsidR="00E94363" w:rsidRPr="00E94363">
          <w:rPr>
            <w:rFonts w:ascii="Times" w:hAnsi="Times"/>
            <w:sz w:val="20"/>
            <w:szCs w:val="20"/>
            <w:rPrChange w:id="300" w:author="Ravi Parikh" w:date="2012-03-11T21:14:00Z">
              <w:rPr>
                <w:rFonts w:ascii="Verdana" w:hAnsi="Verdana"/>
                <w:sz w:val="20"/>
                <w:szCs w:val="20"/>
              </w:rPr>
            </w:rPrChange>
          </w:rPr>
          <w:t>2012 Jan, 359(1-2): 59-66.</w:t>
        </w:r>
      </w:ins>
      <w:proofErr w:type="gramEnd"/>
      <w:del w:id="301" w:author="Ravi Parikh" w:date="2012-03-11T21:14:00Z">
        <w:r w:rsidR="00281EB7" w:rsidRPr="00E94363" w:rsidDel="00E94363">
          <w:rPr>
            <w:rFonts w:ascii="Times" w:hAnsi="Times" w:cs="Helvetica"/>
            <w:color w:val="000000"/>
            <w:sz w:val="20"/>
            <w:szCs w:val="23"/>
          </w:rPr>
          <w:delText>Yoshida T, Kato K, Yokoi K, Oguri M, Watanabe S, Metoki N, et al. Association of genetic variants with hemorrhagic stroke in Japanese individuals. International Journal of Molecular Medicine, 2010, 25(4): 649-656.</w:delText>
        </w:r>
      </w:del>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3</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Spassov</w:t>
      </w:r>
      <w:proofErr w:type="spellEnd"/>
      <w:r w:rsidR="00281EB7" w:rsidRPr="00BF77F9">
        <w:rPr>
          <w:rFonts w:ascii="Times" w:hAnsi="Times" w:cs="Helvetica"/>
          <w:color w:val="000000"/>
          <w:sz w:val="20"/>
          <w:szCs w:val="23"/>
        </w:rPr>
        <w:t xml:space="preserve"> BV, </w:t>
      </w:r>
      <w:proofErr w:type="spellStart"/>
      <w:r w:rsidR="00281EB7" w:rsidRPr="00BF77F9">
        <w:rPr>
          <w:rFonts w:ascii="Times" w:hAnsi="Times" w:cs="Helvetica"/>
          <w:color w:val="000000"/>
          <w:sz w:val="20"/>
          <w:szCs w:val="23"/>
        </w:rPr>
        <w:t>Stoimenoc</w:t>
      </w:r>
      <w:proofErr w:type="spellEnd"/>
      <w:r w:rsidR="00281EB7" w:rsidRPr="00BF77F9">
        <w:rPr>
          <w:rFonts w:ascii="Times" w:hAnsi="Times" w:cs="Helvetica"/>
          <w:color w:val="000000"/>
          <w:sz w:val="20"/>
          <w:szCs w:val="23"/>
        </w:rPr>
        <w:t xml:space="preserve"> AS, </w:t>
      </w:r>
      <w:proofErr w:type="spellStart"/>
      <w:r w:rsidR="00281EB7" w:rsidRPr="00BF77F9">
        <w:rPr>
          <w:rFonts w:ascii="Times" w:hAnsi="Times" w:cs="Helvetica"/>
          <w:color w:val="000000"/>
          <w:sz w:val="20"/>
          <w:szCs w:val="23"/>
        </w:rPr>
        <w:t>Balatzenko</w:t>
      </w:r>
      <w:proofErr w:type="spellEnd"/>
      <w:r w:rsidR="00281EB7" w:rsidRPr="00BF77F9">
        <w:rPr>
          <w:rFonts w:ascii="Times" w:hAnsi="Times" w:cs="Helvetica"/>
          <w:color w:val="000000"/>
          <w:sz w:val="20"/>
          <w:szCs w:val="23"/>
        </w:rPr>
        <w:t xml:space="preserve"> GN, </w:t>
      </w:r>
      <w:proofErr w:type="spellStart"/>
      <w:r w:rsidR="00281EB7" w:rsidRPr="00BF77F9">
        <w:rPr>
          <w:rFonts w:ascii="Times" w:hAnsi="Times" w:cs="Helvetica"/>
          <w:color w:val="000000"/>
          <w:sz w:val="20"/>
          <w:szCs w:val="23"/>
        </w:rPr>
        <w:t>Genova</w:t>
      </w:r>
      <w:proofErr w:type="spellEnd"/>
      <w:r w:rsidR="00281EB7" w:rsidRPr="00BF77F9">
        <w:rPr>
          <w:rFonts w:ascii="Times" w:hAnsi="Times" w:cs="Helvetica"/>
          <w:color w:val="000000"/>
          <w:sz w:val="20"/>
          <w:szCs w:val="23"/>
        </w:rPr>
        <w:t xml:space="preserve"> ML, </w:t>
      </w:r>
      <w:proofErr w:type="spellStart"/>
      <w:r w:rsidR="00281EB7" w:rsidRPr="00BF77F9">
        <w:rPr>
          <w:rFonts w:ascii="Times" w:hAnsi="Times" w:cs="Helvetica"/>
          <w:color w:val="000000"/>
          <w:sz w:val="20"/>
          <w:szCs w:val="23"/>
        </w:rPr>
        <w:t>Peichev</w:t>
      </w:r>
      <w:proofErr w:type="spellEnd"/>
      <w:r w:rsidR="00281EB7" w:rsidRPr="00BF77F9">
        <w:rPr>
          <w:rFonts w:ascii="Times" w:hAnsi="Times" w:cs="Helvetica"/>
          <w:color w:val="000000"/>
          <w:sz w:val="20"/>
          <w:szCs w:val="23"/>
        </w:rPr>
        <w:t xml:space="preserve"> DB, </w:t>
      </w:r>
      <w:proofErr w:type="spellStart"/>
      <w:r w:rsidR="00281EB7" w:rsidRPr="00BF77F9">
        <w:rPr>
          <w:rFonts w:ascii="Times" w:hAnsi="Times" w:cs="Helvetica"/>
          <w:color w:val="000000"/>
          <w:sz w:val="20"/>
          <w:szCs w:val="23"/>
        </w:rPr>
        <w:t>Konstantinov</w:t>
      </w:r>
      <w:proofErr w:type="spellEnd"/>
      <w:r w:rsidR="00281EB7" w:rsidRPr="00BF77F9">
        <w:rPr>
          <w:rFonts w:ascii="Times" w:hAnsi="Times" w:cs="Helvetica"/>
          <w:color w:val="000000"/>
          <w:sz w:val="20"/>
          <w:szCs w:val="23"/>
        </w:rPr>
        <w:t xml:space="preserve"> SM. </w:t>
      </w:r>
      <w:proofErr w:type="spellStart"/>
      <w:r w:rsidR="00281EB7" w:rsidRPr="00BF77F9">
        <w:rPr>
          <w:rFonts w:ascii="Times" w:hAnsi="Times" w:cs="Helvetica"/>
          <w:color w:val="000000"/>
          <w:sz w:val="20"/>
          <w:szCs w:val="23"/>
        </w:rPr>
        <w:t>Wilms</w:t>
      </w:r>
      <w:proofErr w:type="spellEnd"/>
      <w:r w:rsidR="00281EB7" w:rsidRPr="00BF77F9">
        <w:rPr>
          <w:rFonts w:ascii="Times" w:hAnsi="Times" w:cs="Helvetica"/>
          <w:color w:val="000000"/>
          <w:sz w:val="20"/>
          <w:szCs w:val="23"/>
        </w:rPr>
        <w:t xml:space="preserve">’ tumor protein and FLT3-internal tandem duplication expression in patients with de novo acute myeloid leukemia. </w:t>
      </w:r>
      <w:proofErr w:type="gramStart"/>
      <w:r w:rsidR="00281EB7" w:rsidRPr="00BF77F9">
        <w:rPr>
          <w:rFonts w:ascii="Times" w:hAnsi="Times" w:cs="Helvetica"/>
          <w:color w:val="000000"/>
          <w:sz w:val="20"/>
          <w:szCs w:val="23"/>
        </w:rPr>
        <w:t>Hematology, 2011, 16(1): 37-42.</w:t>
      </w:r>
      <w:proofErr w:type="gramEnd"/>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4</w:t>
      </w:r>
      <w:r w:rsidR="00281EB7" w:rsidRPr="00BF77F9">
        <w:rPr>
          <w:rFonts w:ascii="Times" w:hAnsi="Times" w:cs="Helvetica"/>
          <w:color w:val="000000"/>
          <w:sz w:val="20"/>
          <w:szCs w:val="23"/>
        </w:rPr>
        <w:t xml:space="preserve">. Ishikawa Y, </w:t>
      </w:r>
      <w:proofErr w:type="spellStart"/>
      <w:r w:rsidR="00281EB7" w:rsidRPr="00BF77F9">
        <w:rPr>
          <w:rFonts w:ascii="Times" w:hAnsi="Times" w:cs="Helvetica"/>
          <w:color w:val="000000"/>
          <w:sz w:val="20"/>
          <w:szCs w:val="23"/>
        </w:rPr>
        <w:t>Kiyoi</w:t>
      </w:r>
      <w:proofErr w:type="spellEnd"/>
      <w:r w:rsidR="00281EB7" w:rsidRPr="00BF77F9">
        <w:rPr>
          <w:rFonts w:ascii="Times" w:hAnsi="Times" w:cs="Helvetica"/>
          <w:color w:val="000000"/>
          <w:sz w:val="20"/>
          <w:szCs w:val="23"/>
        </w:rPr>
        <w:t xml:space="preserve"> H, </w:t>
      </w:r>
      <w:proofErr w:type="spellStart"/>
      <w:r w:rsidR="00281EB7" w:rsidRPr="00BF77F9">
        <w:rPr>
          <w:rFonts w:ascii="Times" w:hAnsi="Times" w:cs="Helvetica"/>
          <w:color w:val="000000"/>
          <w:sz w:val="20"/>
          <w:szCs w:val="23"/>
        </w:rPr>
        <w:t>Naoe</w:t>
      </w:r>
      <w:proofErr w:type="spellEnd"/>
      <w:r w:rsidR="00281EB7" w:rsidRPr="00BF77F9">
        <w:rPr>
          <w:rFonts w:ascii="Times" w:hAnsi="Times" w:cs="Helvetica"/>
          <w:color w:val="000000"/>
          <w:sz w:val="20"/>
          <w:szCs w:val="23"/>
        </w:rPr>
        <w:t xml:space="preserve"> T. Prevalence and clinical characteristics of N-terminally truncated WT1 expression in acute myeloid leukemia. Leukemia Res., 2011, 35(5): 685-688.</w:t>
      </w:r>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5</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Huret</w:t>
      </w:r>
      <w:proofErr w:type="spellEnd"/>
      <w:r w:rsidR="00281EB7" w:rsidRPr="00BF77F9">
        <w:rPr>
          <w:rFonts w:ascii="Times" w:hAnsi="Times" w:cs="Helvetica"/>
          <w:color w:val="000000"/>
          <w:sz w:val="20"/>
          <w:szCs w:val="23"/>
        </w:rPr>
        <w:t xml:space="preserve"> JL. Leukemia Section: Short Communication. </w:t>
      </w:r>
      <w:proofErr w:type="gramStart"/>
      <w:r w:rsidR="00281EB7" w:rsidRPr="00BF77F9">
        <w:rPr>
          <w:rFonts w:ascii="Times" w:hAnsi="Times" w:cs="Helvetica"/>
          <w:color w:val="000000"/>
          <w:sz w:val="20"/>
          <w:szCs w:val="23"/>
        </w:rPr>
        <w:t xml:space="preserve">Atlas of Genetics and </w:t>
      </w:r>
      <w:proofErr w:type="spellStart"/>
      <w:r w:rsidR="00281EB7" w:rsidRPr="00BF77F9">
        <w:rPr>
          <w:rFonts w:ascii="Times" w:hAnsi="Times" w:cs="Helvetica"/>
          <w:color w:val="000000"/>
          <w:sz w:val="20"/>
          <w:szCs w:val="23"/>
        </w:rPr>
        <w:t>Cytogenetics</w:t>
      </w:r>
      <w:proofErr w:type="spellEnd"/>
      <w:r w:rsidR="00281EB7" w:rsidRPr="00BF77F9">
        <w:rPr>
          <w:rFonts w:ascii="Times" w:hAnsi="Times" w:cs="Helvetica"/>
          <w:color w:val="000000"/>
          <w:sz w:val="20"/>
          <w:szCs w:val="23"/>
        </w:rPr>
        <w:t xml:space="preserve"> in Oncology and Hematology, 2006.</w:t>
      </w:r>
      <w:proofErr w:type="gramEnd"/>
      <w:r w:rsidR="00281EB7" w:rsidRPr="00BF77F9">
        <w:rPr>
          <w:rFonts w:ascii="Times" w:hAnsi="Times" w:cs="Helvetica"/>
          <w:color w:val="000000"/>
          <w:sz w:val="20"/>
          <w:szCs w:val="23"/>
        </w:rPr>
        <w:t xml:space="preserve"> </w:t>
      </w:r>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6</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Wattanawaraporn</w:t>
      </w:r>
      <w:proofErr w:type="spellEnd"/>
      <w:r w:rsidR="00281EB7" w:rsidRPr="00BF77F9">
        <w:rPr>
          <w:rFonts w:ascii="Times" w:hAnsi="Times" w:cs="Helvetica"/>
          <w:color w:val="000000"/>
          <w:sz w:val="20"/>
          <w:szCs w:val="23"/>
        </w:rPr>
        <w:t xml:space="preserve"> R, </w:t>
      </w:r>
      <w:proofErr w:type="spellStart"/>
      <w:r w:rsidR="00281EB7" w:rsidRPr="00BF77F9">
        <w:rPr>
          <w:rFonts w:ascii="Times" w:hAnsi="Times" w:cs="Helvetica"/>
          <w:color w:val="000000"/>
          <w:sz w:val="20"/>
          <w:szCs w:val="23"/>
        </w:rPr>
        <w:t>Singhsilarak</w:t>
      </w:r>
      <w:proofErr w:type="spellEnd"/>
      <w:r w:rsidR="00281EB7" w:rsidRPr="00BF77F9">
        <w:rPr>
          <w:rFonts w:ascii="Times" w:hAnsi="Times" w:cs="Helvetica"/>
          <w:color w:val="000000"/>
          <w:sz w:val="20"/>
          <w:szCs w:val="23"/>
        </w:rPr>
        <w:t xml:space="preserve"> T, </w:t>
      </w:r>
      <w:proofErr w:type="spellStart"/>
      <w:r w:rsidR="00281EB7" w:rsidRPr="00BF77F9">
        <w:rPr>
          <w:rFonts w:ascii="Times" w:hAnsi="Times" w:cs="Helvetica"/>
          <w:color w:val="000000"/>
          <w:sz w:val="20"/>
          <w:szCs w:val="23"/>
        </w:rPr>
        <w:t>Nuchprayoon</w:t>
      </w:r>
      <w:proofErr w:type="spellEnd"/>
      <w:r w:rsidR="00281EB7" w:rsidRPr="00BF77F9">
        <w:rPr>
          <w:rFonts w:ascii="Times" w:hAnsi="Times" w:cs="Helvetica"/>
          <w:color w:val="000000"/>
          <w:sz w:val="20"/>
          <w:szCs w:val="23"/>
        </w:rPr>
        <w:t xml:space="preserve"> I, </w:t>
      </w:r>
      <w:proofErr w:type="spellStart"/>
      <w:r w:rsidR="00281EB7" w:rsidRPr="00BF77F9">
        <w:rPr>
          <w:rFonts w:ascii="Times" w:hAnsi="Times" w:cs="Helvetica"/>
          <w:color w:val="000000"/>
          <w:sz w:val="20"/>
          <w:szCs w:val="23"/>
        </w:rPr>
        <w:t>Mutirangura</w:t>
      </w:r>
      <w:proofErr w:type="spellEnd"/>
      <w:r w:rsidR="00281EB7" w:rsidRPr="00BF77F9">
        <w:rPr>
          <w:rFonts w:ascii="Times" w:hAnsi="Times" w:cs="Helvetica"/>
          <w:color w:val="000000"/>
          <w:sz w:val="20"/>
          <w:szCs w:val="23"/>
        </w:rPr>
        <w:t xml:space="preserve"> A. </w:t>
      </w:r>
      <w:proofErr w:type="spellStart"/>
      <w:r w:rsidR="00281EB7" w:rsidRPr="00BF77F9">
        <w:rPr>
          <w:rFonts w:ascii="Times" w:hAnsi="Times" w:cs="Helvetica"/>
          <w:color w:val="000000"/>
          <w:sz w:val="20"/>
          <w:szCs w:val="23"/>
        </w:rPr>
        <w:t>Hypermethylation</w:t>
      </w:r>
      <w:proofErr w:type="spellEnd"/>
      <w:r w:rsidR="00281EB7" w:rsidRPr="00BF77F9">
        <w:rPr>
          <w:rFonts w:ascii="Times" w:hAnsi="Times" w:cs="Helvetica"/>
          <w:color w:val="000000"/>
          <w:sz w:val="20"/>
          <w:szCs w:val="23"/>
        </w:rPr>
        <w:t xml:space="preserve"> of TTC12 gene in acute lymphoblastic leukemia. Leukemia, 2007, 21: 2370-2373.</w:t>
      </w:r>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7</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Raponi</w:t>
      </w:r>
      <w:proofErr w:type="spellEnd"/>
      <w:r w:rsidR="00281EB7" w:rsidRPr="00BF77F9">
        <w:rPr>
          <w:rFonts w:ascii="Times" w:hAnsi="Times" w:cs="Helvetica"/>
          <w:color w:val="000000"/>
          <w:sz w:val="20"/>
          <w:szCs w:val="23"/>
        </w:rPr>
        <w:t xml:space="preserve"> M, </w:t>
      </w:r>
      <w:proofErr w:type="spellStart"/>
      <w:r w:rsidR="00281EB7" w:rsidRPr="00BF77F9">
        <w:rPr>
          <w:rFonts w:ascii="Times" w:hAnsi="Times" w:cs="Helvetica"/>
          <w:color w:val="000000"/>
          <w:sz w:val="20"/>
          <w:szCs w:val="23"/>
        </w:rPr>
        <w:t>Harousseau</w:t>
      </w:r>
      <w:proofErr w:type="spellEnd"/>
      <w:r w:rsidR="00281EB7" w:rsidRPr="00BF77F9">
        <w:rPr>
          <w:rFonts w:ascii="Times" w:hAnsi="Times" w:cs="Helvetica"/>
          <w:color w:val="000000"/>
          <w:sz w:val="20"/>
          <w:szCs w:val="23"/>
        </w:rPr>
        <w:t xml:space="preserve"> JL, Lancet JE, </w:t>
      </w:r>
      <w:proofErr w:type="spellStart"/>
      <w:r w:rsidR="00281EB7" w:rsidRPr="00BF77F9">
        <w:rPr>
          <w:rFonts w:ascii="Times" w:hAnsi="Times" w:cs="Helvetica"/>
          <w:color w:val="000000"/>
          <w:sz w:val="20"/>
          <w:szCs w:val="23"/>
        </w:rPr>
        <w:t>Löwenberg</w:t>
      </w:r>
      <w:proofErr w:type="spellEnd"/>
      <w:r w:rsidR="00281EB7" w:rsidRPr="00BF77F9">
        <w:rPr>
          <w:rFonts w:ascii="Times" w:hAnsi="Times" w:cs="Helvetica"/>
          <w:color w:val="000000"/>
          <w:sz w:val="20"/>
          <w:szCs w:val="23"/>
        </w:rPr>
        <w:t xml:space="preserve"> B, Stone R, Zhang Y, et al. Identification of Molecular Predictors of Response in a Study of </w:t>
      </w:r>
      <w:proofErr w:type="spellStart"/>
      <w:r w:rsidR="00281EB7" w:rsidRPr="00BF77F9">
        <w:rPr>
          <w:rFonts w:ascii="Times" w:hAnsi="Times" w:cs="Helvetica"/>
          <w:color w:val="000000"/>
          <w:sz w:val="20"/>
          <w:szCs w:val="23"/>
        </w:rPr>
        <w:t>Tipifarnib</w:t>
      </w:r>
      <w:proofErr w:type="spellEnd"/>
      <w:r w:rsidR="00281EB7" w:rsidRPr="00BF77F9">
        <w:rPr>
          <w:rFonts w:ascii="Times" w:hAnsi="Times" w:cs="Helvetica"/>
          <w:color w:val="000000"/>
          <w:sz w:val="20"/>
          <w:szCs w:val="23"/>
        </w:rPr>
        <w:t xml:space="preserve"> Treatment in Relapsed and Refractory Acute </w:t>
      </w:r>
      <w:proofErr w:type="spellStart"/>
      <w:r w:rsidR="00281EB7" w:rsidRPr="00BF77F9">
        <w:rPr>
          <w:rFonts w:ascii="Times" w:hAnsi="Times" w:cs="Helvetica"/>
          <w:color w:val="000000"/>
          <w:sz w:val="20"/>
          <w:szCs w:val="23"/>
        </w:rPr>
        <w:t>Myelogenous</w:t>
      </w:r>
      <w:proofErr w:type="spellEnd"/>
      <w:r w:rsidR="00281EB7" w:rsidRPr="00BF77F9">
        <w:rPr>
          <w:rFonts w:ascii="Times" w:hAnsi="Times" w:cs="Helvetica"/>
          <w:color w:val="000000"/>
          <w:sz w:val="20"/>
          <w:szCs w:val="23"/>
        </w:rPr>
        <w:t xml:space="preserve"> Leukemia. Clinical Cancer Research, 2007, 13: 2254-2260.</w:t>
      </w:r>
    </w:p>
    <w:p w:rsidR="00281EB7" w:rsidRPr="00BF77F9" w:rsidRDefault="00281EB7" w:rsidP="00A10252">
      <w:pPr>
        <w:jc w:val="both"/>
        <w:rPr>
          <w:rFonts w:ascii="Times" w:hAnsi="Times" w:cs="Helvetica"/>
          <w:color w:val="000000"/>
          <w:sz w:val="20"/>
          <w:szCs w:val="23"/>
        </w:rPr>
      </w:pPr>
    </w:p>
    <w:p w:rsidR="00C51464"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8</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Paulsson</w:t>
      </w:r>
      <w:proofErr w:type="spellEnd"/>
      <w:r w:rsidR="00281EB7" w:rsidRPr="00BF77F9">
        <w:rPr>
          <w:rFonts w:ascii="Times" w:hAnsi="Times" w:cs="Helvetica"/>
          <w:color w:val="000000"/>
          <w:sz w:val="20"/>
          <w:szCs w:val="23"/>
        </w:rPr>
        <w:t xml:space="preserve"> K, </w:t>
      </w:r>
      <w:proofErr w:type="spellStart"/>
      <w:r w:rsidR="00281EB7" w:rsidRPr="00BF77F9">
        <w:rPr>
          <w:rFonts w:ascii="Times" w:hAnsi="Times" w:cs="Helvetica"/>
          <w:color w:val="000000"/>
          <w:sz w:val="20"/>
          <w:szCs w:val="23"/>
        </w:rPr>
        <w:t>Heidenblad</w:t>
      </w:r>
      <w:proofErr w:type="spellEnd"/>
      <w:r w:rsidR="00281EB7" w:rsidRPr="00BF77F9">
        <w:rPr>
          <w:rFonts w:ascii="Times" w:hAnsi="Times" w:cs="Helvetica"/>
          <w:color w:val="000000"/>
          <w:sz w:val="20"/>
          <w:szCs w:val="23"/>
        </w:rPr>
        <w:t xml:space="preserve"> M, </w:t>
      </w:r>
      <w:proofErr w:type="spellStart"/>
      <w:r w:rsidR="00281EB7" w:rsidRPr="00BF77F9">
        <w:rPr>
          <w:rFonts w:ascii="Times" w:hAnsi="Times" w:cs="Helvetica"/>
          <w:color w:val="000000"/>
          <w:sz w:val="20"/>
          <w:szCs w:val="23"/>
        </w:rPr>
        <w:t>Strömbeck</w:t>
      </w:r>
      <w:proofErr w:type="spellEnd"/>
      <w:r w:rsidR="00281EB7" w:rsidRPr="00BF77F9">
        <w:rPr>
          <w:rFonts w:ascii="Times" w:hAnsi="Times" w:cs="Helvetica"/>
          <w:color w:val="000000"/>
          <w:sz w:val="20"/>
          <w:szCs w:val="23"/>
        </w:rPr>
        <w:t xml:space="preserve"> B, </w:t>
      </w:r>
      <w:proofErr w:type="spellStart"/>
      <w:r w:rsidR="00281EB7" w:rsidRPr="00BF77F9">
        <w:rPr>
          <w:rFonts w:ascii="Times" w:hAnsi="Times" w:cs="Helvetica"/>
          <w:color w:val="000000"/>
          <w:sz w:val="20"/>
          <w:szCs w:val="23"/>
        </w:rPr>
        <w:t>Staaf</w:t>
      </w:r>
      <w:proofErr w:type="spellEnd"/>
      <w:r w:rsidR="00281EB7" w:rsidRPr="00BF77F9">
        <w:rPr>
          <w:rFonts w:ascii="Times" w:hAnsi="Times" w:cs="Helvetica"/>
          <w:color w:val="000000"/>
          <w:sz w:val="20"/>
          <w:szCs w:val="23"/>
        </w:rPr>
        <w:t xml:space="preserve"> J, </w:t>
      </w:r>
      <w:proofErr w:type="spellStart"/>
      <w:r w:rsidR="00281EB7" w:rsidRPr="00BF77F9">
        <w:rPr>
          <w:rFonts w:ascii="Times" w:hAnsi="Times" w:cs="Helvetica"/>
          <w:color w:val="000000"/>
          <w:sz w:val="20"/>
          <w:szCs w:val="23"/>
        </w:rPr>
        <w:t>Jönsson</w:t>
      </w:r>
      <w:proofErr w:type="spellEnd"/>
      <w:r w:rsidR="00281EB7" w:rsidRPr="00BF77F9">
        <w:rPr>
          <w:rFonts w:ascii="Times" w:hAnsi="Times" w:cs="Helvetica"/>
          <w:color w:val="000000"/>
          <w:sz w:val="20"/>
          <w:szCs w:val="23"/>
        </w:rPr>
        <w:t xml:space="preserve"> G, Borg A, et al. High-resolution genome-wide array-based comparative genome hybridization reveals cryptic chromosome changes in AML and MDS cases with trisomy 8 as the sole cytogenetic aberration. Leukemia, 2006, 20: 840-846.</w:t>
      </w:r>
    </w:p>
    <w:p w:rsidR="00281EB7" w:rsidRPr="00BF77F9" w:rsidRDefault="00281EB7" w:rsidP="00A10252">
      <w:pPr>
        <w:jc w:val="both"/>
        <w:rPr>
          <w:rFonts w:ascii="Times" w:hAnsi="Times" w:cs="Helvetica"/>
          <w:color w:val="000000"/>
          <w:sz w:val="20"/>
          <w:szCs w:val="23"/>
        </w:rPr>
      </w:pPr>
    </w:p>
    <w:p w:rsidR="00281EB7" w:rsidRPr="00BF77F9" w:rsidRDefault="00C51464" w:rsidP="00A10252">
      <w:pPr>
        <w:jc w:val="both"/>
        <w:rPr>
          <w:rFonts w:ascii="Times" w:hAnsi="Times" w:cs="Helvetica"/>
          <w:color w:val="000000"/>
          <w:sz w:val="20"/>
          <w:szCs w:val="23"/>
        </w:rPr>
      </w:pPr>
      <w:r w:rsidRPr="00BF77F9">
        <w:rPr>
          <w:rFonts w:ascii="Times" w:hAnsi="Times" w:cs="Helvetica"/>
          <w:color w:val="000000"/>
          <w:sz w:val="20"/>
          <w:szCs w:val="23"/>
        </w:rPr>
        <w:t>3</w:t>
      </w:r>
      <w:r w:rsidR="0031734F">
        <w:rPr>
          <w:rFonts w:ascii="Times" w:hAnsi="Times" w:cs="Helvetica"/>
          <w:color w:val="000000"/>
          <w:sz w:val="20"/>
          <w:szCs w:val="23"/>
        </w:rPr>
        <w:t>9</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Dorak</w:t>
      </w:r>
      <w:proofErr w:type="spellEnd"/>
      <w:r w:rsidR="00281EB7" w:rsidRPr="00BF77F9">
        <w:rPr>
          <w:rFonts w:ascii="Times" w:hAnsi="Times" w:cs="Helvetica"/>
          <w:color w:val="000000"/>
          <w:sz w:val="20"/>
          <w:szCs w:val="23"/>
        </w:rPr>
        <w:t xml:space="preserve"> MT, Burnett AK, </w:t>
      </w:r>
      <w:proofErr w:type="spellStart"/>
      <w:r w:rsidR="00281EB7" w:rsidRPr="00BF77F9">
        <w:rPr>
          <w:rFonts w:ascii="Times" w:hAnsi="Times" w:cs="Helvetica"/>
          <w:color w:val="000000"/>
          <w:sz w:val="20"/>
          <w:szCs w:val="23"/>
        </w:rPr>
        <w:t>Worwood</w:t>
      </w:r>
      <w:proofErr w:type="spellEnd"/>
      <w:r w:rsidR="00281EB7" w:rsidRPr="00BF77F9">
        <w:rPr>
          <w:rFonts w:ascii="Times" w:hAnsi="Times" w:cs="Helvetica"/>
          <w:color w:val="000000"/>
          <w:sz w:val="20"/>
          <w:szCs w:val="23"/>
        </w:rPr>
        <w:t xml:space="preserve"> M. HFE gene mutations in susceptibility to childhood leukemia: </w:t>
      </w:r>
      <w:proofErr w:type="spellStart"/>
      <w:r w:rsidR="00281EB7" w:rsidRPr="00BF77F9">
        <w:rPr>
          <w:rFonts w:ascii="Times" w:hAnsi="Times" w:cs="Helvetica"/>
          <w:color w:val="000000"/>
          <w:sz w:val="20"/>
          <w:szCs w:val="23"/>
        </w:rPr>
        <w:t>HuGE</w:t>
      </w:r>
      <w:proofErr w:type="spellEnd"/>
      <w:r w:rsidR="00281EB7" w:rsidRPr="00BF77F9">
        <w:rPr>
          <w:rFonts w:ascii="Times" w:hAnsi="Times" w:cs="Helvetica"/>
          <w:color w:val="000000"/>
          <w:sz w:val="20"/>
          <w:szCs w:val="23"/>
        </w:rPr>
        <w:t xml:space="preserve"> review. Genetic Medicine, 2005, 7(3): 159-168.</w:t>
      </w:r>
    </w:p>
    <w:p w:rsidR="00281EB7" w:rsidRPr="00BF77F9" w:rsidRDefault="00281EB7" w:rsidP="00A10252">
      <w:pPr>
        <w:jc w:val="both"/>
        <w:rPr>
          <w:rFonts w:ascii="Times" w:hAnsi="Times" w:cs="Helvetica"/>
          <w:color w:val="000000"/>
          <w:sz w:val="20"/>
          <w:szCs w:val="23"/>
        </w:rPr>
      </w:pPr>
    </w:p>
    <w:p w:rsidR="00281EB7" w:rsidRPr="00BF77F9" w:rsidRDefault="0031734F" w:rsidP="00A10252">
      <w:pPr>
        <w:jc w:val="both"/>
        <w:rPr>
          <w:rFonts w:ascii="Times" w:hAnsi="Times" w:cs="Helvetica"/>
          <w:color w:val="000000"/>
          <w:sz w:val="20"/>
          <w:szCs w:val="23"/>
        </w:rPr>
      </w:pPr>
      <w:r>
        <w:rPr>
          <w:rFonts w:ascii="Times" w:hAnsi="Times" w:cs="Helvetica"/>
          <w:color w:val="000000"/>
          <w:sz w:val="20"/>
          <w:szCs w:val="23"/>
        </w:rPr>
        <w:t>40</w:t>
      </w:r>
      <w:r w:rsidR="00281EB7" w:rsidRPr="00BF77F9">
        <w:rPr>
          <w:rFonts w:ascii="Times" w:hAnsi="Times" w:cs="Helvetica"/>
          <w:color w:val="000000"/>
          <w:sz w:val="20"/>
          <w:szCs w:val="23"/>
        </w:rPr>
        <w:t xml:space="preserve">. Viola A, Pagano L, </w:t>
      </w:r>
      <w:proofErr w:type="spellStart"/>
      <w:r w:rsidR="00281EB7" w:rsidRPr="00BF77F9">
        <w:rPr>
          <w:rFonts w:ascii="Times" w:hAnsi="Times" w:cs="Helvetica"/>
          <w:color w:val="000000"/>
          <w:sz w:val="20"/>
          <w:szCs w:val="23"/>
        </w:rPr>
        <w:t>Laudati</w:t>
      </w:r>
      <w:proofErr w:type="spellEnd"/>
      <w:r w:rsidR="00281EB7" w:rsidRPr="00BF77F9">
        <w:rPr>
          <w:rFonts w:ascii="Times" w:hAnsi="Times" w:cs="Helvetica"/>
          <w:color w:val="000000"/>
          <w:sz w:val="20"/>
          <w:szCs w:val="23"/>
        </w:rPr>
        <w:t xml:space="preserve"> D, </w:t>
      </w:r>
      <w:proofErr w:type="spellStart"/>
      <w:r w:rsidR="00281EB7" w:rsidRPr="00BF77F9">
        <w:rPr>
          <w:rFonts w:ascii="Times" w:hAnsi="Times" w:cs="Helvetica"/>
          <w:color w:val="000000"/>
          <w:sz w:val="20"/>
          <w:szCs w:val="23"/>
        </w:rPr>
        <w:t>D’Elia</w:t>
      </w:r>
      <w:proofErr w:type="spellEnd"/>
      <w:r w:rsidR="00281EB7" w:rsidRPr="00BF77F9">
        <w:rPr>
          <w:rFonts w:ascii="Times" w:hAnsi="Times" w:cs="Helvetica"/>
          <w:color w:val="000000"/>
          <w:sz w:val="20"/>
          <w:szCs w:val="23"/>
        </w:rPr>
        <w:t xml:space="preserve"> R, D’Amico MR, </w:t>
      </w:r>
      <w:proofErr w:type="spellStart"/>
      <w:r w:rsidR="00281EB7" w:rsidRPr="00BF77F9">
        <w:rPr>
          <w:rFonts w:ascii="Times" w:hAnsi="Times" w:cs="Helvetica"/>
          <w:color w:val="000000"/>
          <w:sz w:val="20"/>
          <w:szCs w:val="23"/>
        </w:rPr>
        <w:t>Ammirabile</w:t>
      </w:r>
      <w:proofErr w:type="spellEnd"/>
      <w:r w:rsidR="00281EB7" w:rsidRPr="00BF77F9">
        <w:rPr>
          <w:rFonts w:ascii="Times" w:hAnsi="Times" w:cs="Helvetica"/>
          <w:color w:val="000000"/>
          <w:sz w:val="20"/>
          <w:szCs w:val="23"/>
        </w:rPr>
        <w:t xml:space="preserve"> M, et al. HFE gene mutations in patients with acute leukemia. </w:t>
      </w:r>
      <w:proofErr w:type="spellStart"/>
      <w:r w:rsidR="00281EB7" w:rsidRPr="00BF77F9">
        <w:rPr>
          <w:rFonts w:ascii="Times" w:hAnsi="Times" w:cs="Helvetica"/>
          <w:color w:val="000000"/>
          <w:sz w:val="20"/>
          <w:szCs w:val="23"/>
        </w:rPr>
        <w:t>Leuk</w:t>
      </w:r>
      <w:proofErr w:type="spellEnd"/>
      <w:r w:rsidR="00281EB7" w:rsidRPr="00BF77F9">
        <w:rPr>
          <w:rFonts w:ascii="Times" w:hAnsi="Times" w:cs="Helvetica"/>
          <w:color w:val="000000"/>
          <w:sz w:val="20"/>
          <w:szCs w:val="23"/>
        </w:rPr>
        <w:t>. Lymphoma, 2006, 47(11): 2331-2334.</w:t>
      </w:r>
    </w:p>
    <w:p w:rsidR="00281EB7" w:rsidRPr="00BF77F9" w:rsidRDefault="00281EB7" w:rsidP="00A10252">
      <w:pPr>
        <w:jc w:val="both"/>
        <w:rPr>
          <w:rFonts w:ascii="Times" w:hAnsi="Times" w:cs="Helvetica"/>
          <w:color w:val="000000"/>
          <w:sz w:val="20"/>
          <w:szCs w:val="23"/>
        </w:rPr>
      </w:pPr>
    </w:p>
    <w:p w:rsidR="00281EB7" w:rsidRPr="00BF77F9" w:rsidRDefault="0031734F" w:rsidP="00A10252">
      <w:pPr>
        <w:jc w:val="both"/>
        <w:rPr>
          <w:rFonts w:ascii="Times" w:hAnsi="Times" w:cs="Helvetica"/>
          <w:color w:val="000000"/>
          <w:sz w:val="20"/>
          <w:szCs w:val="23"/>
        </w:rPr>
      </w:pPr>
      <w:r>
        <w:rPr>
          <w:rFonts w:ascii="Times" w:hAnsi="Times" w:cs="Helvetica"/>
          <w:color w:val="000000"/>
          <w:sz w:val="20"/>
          <w:szCs w:val="23"/>
        </w:rPr>
        <w:t>41</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Veneri</w:t>
      </w:r>
      <w:proofErr w:type="spellEnd"/>
      <w:r w:rsidR="00281EB7" w:rsidRPr="00BF77F9">
        <w:rPr>
          <w:rFonts w:ascii="Times" w:hAnsi="Times" w:cs="Helvetica"/>
          <w:color w:val="000000"/>
          <w:sz w:val="20"/>
          <w:szCs w:val="23"/>
        </w:rPr>
        <w:t xml:space="preserve"> D, </w:t>
      </w:r>
      <w:proofErr w:type="spellStart"/>
      <w:r w:rsidR="00281EB7" w:rsidRPr="00BF77F9">
        <w:rPr>
          <w:rFonts w:ascii="Times" w:hAnsi="Times" w:cs="Helvetica"/>
          <w:color w:val="000000"/>
          <w:sz w:val="20"/>
          <w:szCs w:val="23"/>
        </w:rPr>
        <w:t>Franchini</w:t>
      </w:r>
      <w:proofErr w:type="spellEnd"/>
      <w:r w:rsidR="00281EB7" w:rsidRPr="00BF77F9">
        <w:rPr>
          <w:rFonts w:ascii="Times" w:hAnsi="Times" w:cs="Helvetica"/>
          <w:color w:val="000000"/>
          <w:sz w:val="20"/>
          <w:szCs w:val="23"/>
        </w:rPr>
        <w:t xml:space="preserve"> M, </w:t>
      </w:r>
      <w:proofErr w:type="spellStart"/>
      <w:r w:rsidR="00281EB7" w:rsidRPr="00BF77F9">
        <w:rPr>
          <w:rFonts w:ascii="Times" w:hAnsi="Times" w:cs="Helvetica"/>
          <w:color w:val="000000"/>
          <w:sz w:val="20"/>
          <w:szCs w:val="23"/>
        </w:rPr>
        <w:t>Krampera</w:t>
      </w:r>
      <w:proofErr w:type="spellEnd"/>
      <w:r w:rsidR="00281EB7" w:rsidRPr="00BF77F9">
        <w:rPr>
          <w:rFonts w:ascii="Times" w:hAnsi="Times" w:cs="Helvetica"/>
          <w:color w:val="000000"/>
          <w:sz w:val="20"/>
          <w:szCs w:val="23"/>
        </w:rPr>
        <w:t xml:space="preserve"> M, de </w:t>
      </w:r>
      <w:proofErr w:type="spellStart"/>
      <w:r w:rsidR="00281EB7" w:rsidRPr="00BF77F9">
        <w:rPr>
          <w:rFonts w:ascii="Times" w:hAnsi="Times" w:cs="Helvetica"/>
          <w:color w:val="000000"/>
          <w:sz w:val="20"/>
          <w:szCs w:val="23"/>
        </w:rPr>
        <w:t>Matteis</w:t>
      </w:r>
      <w:proofErr w:type="spellEnd"/>
      <w:r w:rsidR="00281EB7" w:rsidRPr="00BF77F9">
        <w:rPr>
          <w:rFonts w:ascii="Times" w:hAnsi="Times" w:cs="Helvetica"/>
          <w:color w:val="000000"/>
          <w:sz w:val="20"/>
          <w:szCs w:val="23"/>
        </w:rPr>
        <w:t xml:space="preserve"> G, </w:t>
      </w:r>
      <w:proofErr w:type="spellStart"/>
      <w:r w:rsidR="00281EB7" w:rsidRPr="00BF77F9">
        <w:rPr>
          <w:rFonts w:ascii="Times" w:hAnsi="Times" w:cs="Helvetica"/>
          <w:color w:val="000000"/>
          <w:sz w:val="20"/>
          <w:szCs w:val="23"/>
        </w:rPr>
        <w:t>Solero</w:t>
      </w:r>
      <w:proofErr w:type="spellEnd"/>
      <w:r w:rsidR="00281EB7" w:rsidRPr="00BF77F9">
        <w:rPr>
          <w:rFonts w:ascii="Times" w:hAnsi="Times" w:cs="Helvetica"/>
          <w:color w:val="000000"/>
          <w:sz w:val="20"/>
          <w:szCs w:val="23"/>
        </w:rPr>
        <w:t xml:space="preserve"> P, </w:t>
      </w:r>
      <w:proofErr w:type="spellStart"/>
      <w:r w:rsidR="00281EB7" w:rsidRPr="00BF77F9">
        <w:rPr>
          <w:rFonts w:ascii="Times" w:hAnsi="Times" w:cs="Helvetica"/>
          <w:color w:val="000000"/>
          <w:sz w:val="20"/>
          <w:szCs w:val="23"/>
        </w:rPr>
        <w:t>Pizzolo</w:t>
      </w:r>
      <w:proofErr w:type="spellEnd"/>
      <w:r w:rsidR="00281EB7" w:rsidRPr="00BF77F9">
        <w:rPr>
          <w:rFonts w:ascii="Times" w:hAnsi="Times" w:cs="Helvetica"/>
          <w:color w:val="000000"/>
          <w:sz w:val="20"/>
          <w:szCs w:val="23"/>
        </w:rPr>
        <w:t xml:space="preserve"> G. Analysis of HFE and TFR2 gene mutations in patients with acute leukemia. Leukemia Res., 2005, 29(6): 661-664.</w:t>
      </w:r>
    </w:p>
    <w:p w:rsidR="00281EB7" w:rsidRPr="00BF77F9" w:rsidRDefault="00281EB7" w:rsidP="00A10252">
      <w:pPr>
        <w:jc w:val="both"/>
        <w:rPr>
          <w:rFonts w:ascii="Times" w:hAnsi="Times" w:cs="Helvetica"/>
          <w:color w:val="000000"/>
          <w:sz w:val="20"/>
          <w:szCs w:val="23"/>
        </w:rPr>
      </w:pPr>
    </w:p>
    <w:p w:rsidR="00281EB7" w:rsidRPr="00AA02E2" w:rsidRDefault="00C51464" w:rsidP="00A10252">
      <w:pPr>
        <w:jc w:val="both"/>
        <w:rPr>
          <w:rFonts w:ascii="Times" w:hAnsi="Times" w:cs="Helvetica"/>
          <w:color w:val="000000"/>
          <w:sz w:val="20"/>
          <w:szCs w:val="23"/>
        </w:rPr>
      </w:pPr>
      <w:r w:rsidRPr="00BF77F9">
        <w:rPr>
          <w:rFonts w:ascii="Times" w:hAnsi="Times" w:cs="Helvetica"/>
          <w:color w:val="000000"/>
          <w:sz w:val="20"/>
          <w:szCs w:val="23"/>
        </w:rPr>
        <w:t>4</w:t>
      </w:r>
      <w:r w:rsidR="0031734F">
        <w:rPr>
          <w:rFonts w:ascii="Times" w:hAnsi="Times" w:cs="Helvetica"/>
          <w:color w:val="000000"/>
          <w:sz w:val="20"/>
          <w:szCs w:val="23"/>
        </w:rPr>
        <w:t>2</w:t>
      </w:r>
      <w:r w:rsidR="00281EB7" w:rsidRPr="00BF77F9">
        <w:rPr>
          <w:rFonts w:ascii="Times" w:hAnsi="Times" w:cs="Helvetica"/>
          <w:color w:val="000000"/>
          <w:sz w:val="20"/>
          <w:szCs w:val="23"/>
        </w:rPr>
        <w:t xml:space="preserve">. </w:t>
      </w:r>
      <w:proofErr w:type="spellStart"/>
      <w:r w:rsidR="00281EB7" w:rsidRPr="00BF77F9">
        <w:rPr>
          <w:rFonts w:ascii="Times" w:hAnsi="Times" w:cs="Helvetica"/>
          <w:color w:val="000000"/>
          <w:sz w:val="20"/>
          <w:szCs w:val="23"/>
        </w:rPr>
        <w:t>Kollmann</w:t>
      </w:r>
      <w:proofErr w:type="spellEnd"/>
      <w:r w:rsidR="00281EB7" w:rsidRPr="00BF77F9">
        <w:rPr>
          <w:rFonts w:ascii="Times" w:hAnsi="Times" w:cs="Helvetica"/>
          <w:color w:val="000000"/>
          <w:sz w:val="20"/>
          <w:szCs w:val="23"/>
        </w:rPr>
        <w:t xml:space="preserve"> K, Heller G, </w:t>
      </w:r>
      <w:proofErr w:type="spellStart"/>
      <w:r w:rsidR="00281EB7" w:rsidRPr="00BF77F9">
        <w:rPr>
          <w:rFonts w:ascii="Times" w:hAnsi="Times" w:cs="Helvetica"/>
          <w:color w:val="000000"/>
          <w:sz w:val="20"/>
          <w:szCs w:val="23"/>
        </w:rPr>
        <w:t>Ott</w:t>
      </w:r>
      <w:proofErr w:type="spellEnd"/>
      <w:r w:rsidR="00281EB7" w:rsidRPr="00BF77F9">
        <w:rPr>
          <w:rFonts w:ascii="Times" w:hAnsi="Times" w:cs="Helvetica"/>
          <w:color w:val="000000"/>
          <w:sz w:val="20"/>
          <w:szCs w:val="23"/>
        </w:rPr>
        <w:t xml:space="preserve"> RG, </w:t>
      </w:r>
      <w:proofErr w:type="spellStart"/>
      <w:r w:rsidR="00281EB7" w:rsidRPr="00BF77F9">
        <w:rPr>
          <w:rFonts w:ascii="Times" w:hAnsi="Times" w:cs="Helvetica"/>
          <w:color w:val="000000"/>
          <w:sz w:val="20"/>
          <w:szCs w:val="23"/>
        </w:rPr>
        <w:t>Scheicher</w:t>
      </w:r>
      <w:proofErr w:type="spellEnd"/>
      <w:r w:rsidR="00281EB7" w:rsidRPr="00BF77F9">
        <w:rPr>
          <w:rFonts w:ascii="Times" w:hAnsi="Times" w:cs="Helvetica"/>
          <w:color w:val="000000"/>
          <w:sz w:val="20"/>
          <w:szCs w:val="23"/>
        </w:rPr>
        <w:t xml:space="preserve"> R, </w:t>
      </w:r>
      <w:proofErr w:type="spellStart"/>
      <w:r w:rsidR="00281EB7" w:rsidRPr="00BF77F9">
        <w:rPr>
          <w:rFonts w:ascii="Times" w:hAnsi="Times" w:cs="Helvetica"/>
          <w:color w:val="000000"/>
          <w:sz w:val="20"/>
          <w:szCs w:val="23"/>
        </w:rPr>
        <w:t>Zebedin-Brandl</w:t>
      </w:r>
      <w:proofErr w:type="spellEnd"/>
      <w:r w:rsidR="00281EB7" w:rsidRPr="00BF77F9">
        <w:rPr>
          <w:rFonts w:ascii="Times" w:hAnsi="Times" w:cs="Helvetica"/>
          <w:color w:val="000000"/>
          <w:sz w:val="20"/>
          <w:szCs w:val="23"/>
        </w:rPr>
        <w:t xml:space="preserve"> E, </w:t>
      </w:r>
      <w:proofErr w:type="spellStart"/>
      <w:r w:rsidR="00281EB7" w:rsidRPr="00BF77F9">
        <w:rPr>
          <w:rFonts w:ascii="Times" w:hAnsi="Times" w:cs="Helvetica"/>
          <w:color w:val="000000"/>
          <w:sz w:val="20"/>
          <w:szCs w:val="23"/>
        </w:rPr>
        <w:t>Schneckenleithner</w:t>
      </w:r>
      <w:proofErr w:type="spellEnd"/>
      <w:r w:rsidR="00281EB7" w:rsidRPr="00BF77F9">
        <w:rPr>
          <w:rFonts w:ascii="Times" w:hAnsi="Times" w:cs="Helvetica"/>
          <w:color w:val="000000"/>
          <w:sz w:val="20"/>
          <w:szCs w:val="23"/>
        </w:rPr>
        <w:t xml:space="preserve"> C, et al. c-JUN promotes BCR-ABL-induced lymphoid leukemia by inhibiting methylation of the 5’ region of Cdk6. Blood, 2011, 117(15): 4065-4075.</w:t>
      </w:r>
    </w:p>
    <w:p w:rsidR="00446082" w:rsidRPr="009000F0" w:rsidRDefault="00446082" w:rsidP="00A10252">
      <w:pPr>
        <w:tabs>
          <w:tab w:val="left" w:pos="180"/>
          <w:tab w:val="left" w:pos="360"/>
          <w:tab w:val="left" w:pos="450"/>
        </w:tabs>
        <w:jc w:val="both"/>
        <w:textAlignment w:val="baseline"/>
        <w:rPr>
          <w:rFonts w:eastAsia="Arial"/>
          <w:color w:val="000000"/>
          <w:spacing w:val="-9"/>
          <w:sz w:val="20"/>
          <w:szCs w:val="20"/>
        </w:rPr>
      </w:pPr>
    </w:p>
    <w:sectPr w:rsidR="00446082" w:rsidRPr="009000F0" w:rsidSect="005B5D31">
      <w:type w:val="continuous"/>
      <w:pgSz w:w="12240" w:h="15840" w:code="1"/>
      <w:pgMar w:top="1440" w:right="1440" w:bottom="1440" w:left="1440" w:gutter="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FC1ABF" w:rsidRDefault="00FC1ABF">
      <w:r>
        <w:separator/>
      </w:r>
    </w:p>
  </w:endnote>
  <w:endnote w:type="continuationSeparator" w:id="1">
    <w:p w:rsidR="00FC1ABF" w:rsidRDefault="00FC1ABF">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altName w:val="Arial"/>
    <w:panose1 w:val="020F0502020204030204"/>
    <w:charset w:val="4D"/>
    <w:family w:val="roman"/>
    <w:notTrueType/>
    <w:pitch w:val="default"/>
    <w:sig w:usb0="00000003" w:usb1="00000000" w:usb2="00000000" w:usb3="00000000" w:csb0="00000001" w:csb1="00000000"/>
  </w:font>
  <w:font w:name="Cambria">
    <w:altName w:val="Times New Roman"/>
    <w:panose1 w:val="02040503050406030204"/>
    <w:charset w:val="4D"/>
    <w:family w:val="roman"/>
    <w:notTrueType/>
    <w:pitch w:val="default"/>
    <w:sig w:usb0="00000003" w:usb1="00000000" w:usb2="00000000" w:usb3="00000000" w:csb0="00000001" w:csb1="00000000"/>
  </w:font>
  <w:font w:name="Marker Felt">
    <w:panose1 w:val="02000400000000000000"/>
    <w:charset w:val="00"/>
    <w:family w:val="auto"/>
    <w:pitch w:val="variable"/>
    <w:sig w:usb0="00000003" w:usb1="00000000" w:usb2="00000000" w:usb3="00000000" w:csb0="00000001" w:csb1="00000000"/>
  </w:font>
  <w:font w:name="Cambria Math">
    <w:altName w:val="Geneva"/>
    <w:panose1 w:val="00000000000000000000"/>
    <w:charset w:val="4D"/>
    <w:family w:val="roman"/>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0000000" w:usb2="01000407" w:usb3="00000000" w:csb0="00020000" w:csb1="00000000"/>
  </w:font>
  <w:font w:name="ＭＳ 明朝">
    <w:panose1 w:val="00000000000000000000"/>
    <w:charset w:val="80"/>
    <w:family w:val="roman"/>
    <w:notTrueType/>
    <w:pitch w:val="fixed"/>
    <w:sig w:usb0="00000001" w:usb1="00000000" w:usb2="01000407" w:usb3="00000000" w:csb0="00020000"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FC1ABF" w:rsidRDefault="00FC1A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C1ABF" w:rsidRDefault="00FC1ABF">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FC1ABF" w:rsidRDefault="00FC1ABF" w:rsidP="00333892">
    <w:pPr>
      <w:pStyle w:val="Footer"/>
    </w:pPr>
  </w:p>
  <w:p w:rsidR="00FC1ABF" w:rsidRDefault="00FC1ABF">
    <w:pPr>
      <w:pStyle w:val="Footer"/>
      <w:ind w:right="360"/>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FC1ABF" w:rsidRDefault="00FC1ABF">
      <w:r>
        <w:separator/>
      </w:r>
    </w:p>
  </w:footnote>
  <w:footnote w:type="continuationSeparator" w:id="1">
    <w:p w:rsidR="00FC1ABF" w:rsidRDefault="00FC1ABF">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DF22AB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9537C8"/>
    <w:multiLevelType w:val="singleLevel"/>
    <w:tmpl w:val="B9C09148"/>
    <w:lvl w:ilvl="0">
      <w:start w:val="1"/>
      <w:numFmt w:val="decimal"/>
      <w:pStyle w:val="AMIAReference"/>
      <w:lvlText w:val="%1."/>
      <w:lvlJc w:val="left"/>
      <w:pPr>
        <w:tabs>
          <w:tab w:val="num" w:pos="360"/>
        </w:tabs>
        <w:ind w:left="360" w:hanging="360"/>
      </w:pPr>
    </w:lvl>
  </w:abstractNum>
  <w:abstractNum w:abstractNumId="2">
    <w:nsid w:val="071154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0D7304"/>
    <w:multiLevelType w:val="hybridMultilevel"/>
    <w:tmpl w:val="5582DEC8"/>
    <w:lvl w:ilvl="0" w:tplc="9884738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55741"/>
    <w:multiLevelType w:val="multilevel"/>
    <w:tmpl w:val="D6B214FC"/>
    <w:lvl w:ilvl="0">
      <w:start w:val="25"/>
      <w:numFmt w:val="decimal"/>
      <w:lvlText w:val="[%1]"/>
      <w:lvlJc w:val="left"/>
      <w:pPr>
        <w:tabs>
          <w:tab w:val="decimal" w:pos="504"/>
        </w:tabs>
        <w:ind w:left="720" w:firstLine="0"/>
      </w:pPr>
      <w:rPr>
        <w:rFonts w:ascii="Times New Roman" w:eastAsia="Arial" w:hAnsi="Times New Roman" w:cs="Times New Roman" w:hint="default"/>
        <w:strike w:val="0"/>
        <w:dstrike w:val="0"/>
        <w:color w:val="000000"/>
        <w:spacing w:val="-15"/>
        <w:w w:val="100"/>
        <w:sz w:val="20"/>
        <w:szCs w:val="20"/>
        <w:u w:val="none"/>
        <w:effect w:val="none"/>
        <w:vertAlign w:val="baseline"/>
        <w:lang w:val="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nsid w:val="24A173BB"/>
    <w:multiLevelType w:val="hybridMultilevel"/>
    <w:tmpl w:val="9FE6D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677594F"/>
    <w:multiLevelType w:val="hybridMultilevel"/>
    <w:tmpl w:val="ECFE8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E6716D"/>
    <w:multiLevelType w:val="multilevel"/>
    <w:tmpl w:val="D6B214FC"/>
    <w:lvl w:ilvl="0">
      <w:start w:val="25"/>
      <w:numFmt w:val="decimal"/>
      <w:lvlText w:val="[%1]"/>
      <w:lvlJc w:val="left"/>
      <w:pPr>
        <w:tabs>
          <w:tab w:val="decimal" w:pos="504"/>
        </w:tabs>
        <w:ind w:left="720" w:firstLine="0"/>
      </w:pPr>
      <w:rPr>
        <w:rFonts w:ascii="Times New Roman" w:eastAsia="Arial" w:hAnsi="Times New Roman" w:cs="Times New Roman" w:hint="default"/>
        <w:strike w:val="0"/>
        <w:dstrike w:val="0"/>
        <w:color w:val="000000"/>
        <w:spacing w:val="-15"/>
        <w:w w:val="100"/>
        <w:sz w:val="20"/>
        <w:szCs w:val="20"/>
        <w:u w:val="none"/>
        <w:effect w:val="none"/>
        <w:vertAlign w:val="baseline"/>
        <w:lang w:val="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nsid w:val="34C40455"/>
    <w:multiLevelType w:val="multilevel"/>
    <w:tmpl w:val="89C4C454"/>
    <w:lvl w:ilvl="0">
      <w:start w:val="1"/>
      <w:numFmt w:val="decimal"/>
      <w:lvlText w:val="[%1]"/>
      <w:lvlJc w:val="left"/>
      <w:pPr>
        <w:tabs>
          <w:tab w:val="num" w:pos="720"/>
        </w:tabs>
        <w:ind w:left="720" w:hanging="720"/>
      </w:pPr>
      <w:rPr>
        <w:rFonts w:ascii="Times New Roman" w:eastAsia="Arial" w:hAnsi="Times New Roman" w:cs="Times New Roman" w:hint="default"/>
        <w:strike w:val="0"/>
        <w:dstrike w:val="0"/>
        <w:color w:val="000000"/>
        <w:spacing w:val="0"/>
        <w:w w:val="100"/>
        <w:sz w:val="20"/>
        <w:szCs w:val="20"/>
        <w:u w:val="none"/>
        <w:effect w:val="none"/>
        <w:vertAlign w:val="baseline"/>
        <w:lang w:val="en-US"/>
      </w:rPr>
    </w:lvl>
    <w:lvl w:ilvl="1">
      <w:numFmt w:val="decimal"/>
      <w:lvlText w:val=""/>
      <w:lvlJc w:val="left"/>
      <w:pPr>
        <w:tabs>
          <w:tab w:val="num" w:pos="720"/>
        </w:tabs>
        <w:ind w:left="720" w:hanging="720"/>
      </w:pPr>
      <w:rPr>
        <w:rFonts w:hint="default"/>
      </w:rPr>
    </w:lvl>
    <w:lvl w:ilvl="2">
      <w:numFmt w:val="decimal"/>
      <w:lvlText w:val=""/>
      <w:lvlJc w:val="left"/>
      <w:pPr>
        <w:tabs>
          <w:tab w:val="num" w:pos="720"/>
        </w:tabs>
        <w:ind w:left="720" w:hanging="720"/>
      </w:pPr>
      <w:rPr>
        <w:rFonts w:hint="default"/>
      </w:rPr>
    </w:lvl>
    <w:lvl w:ilvl="3">
      <w:numFmt w:val="decimal"/>
      <w:lvlText w:val=""/>
      <w:lvlJc w:val="left"/>
      <w:pPr>
        <w:tabs>
          <w:tab w:val="num" w:pos="720"/>
        </w:tabs>
        <w:ind w:left="720" w:hanging="720"/>
      </w:pPr>
      <w:rPr>
        <w:rFonts w:hint="default"/>
      </w:rPr>
    </w:lvl>
    <w:lvl w:ilvl="4">
      <w:numFmt w:val="decimal"/>
      <w:lvlText w:val=""/>
      <w:lvlJc w:val="left"/>
      <w:pPr>
        <w:tabs>
          <w:tab w:val="num" w:pos="720"/>
        </w:tabs>
        <w:ind w:left="720" w:hanging="720"/>
      </w:pPr>
      <w:rPr>
        <w:rFonts w:hint="default"/>
      </w:rPr>
    </w:lvl>
    <w:lvl w:ilvl="5">
      <w:numFmt w:val="decimal"/>
      <w:lvlText w:val=""/>
      <w:lvlJc w:val="left"/>
      <w:pPr>
        <w:tabs>
          <w:tab w:val="num" w:pos="720"/>
        </w:tabs>
        <w:ind w:left="720" w:hanging="720"/>
      </w:pPr>
      <w:rPr>
        <w:rFonts w:hint="default"/>
      </w:rPr>
    </w:lvl>
    <w:lvl w:ilvl="6">
      <w:numFmt w:val="decimal"/>
      <w:lvlText w:val=""/>
      <w:lvlJc w:val="left"/>
      <w:pPr>
        <w:tabs>
          <w:tab w:val="num" w:pos="720"/>
        </w:tabs>
        <w:ind w:left="720" w:hanging="720"/>
      </w:pPr>
      <w:rPr>
        <w:rFonts w:hint="default"/>
      </w:rPr>
    </w:lvl>
    <w:lvl w:ilvl="7">
      <w:numFmt w:val="decimal"/>
      <w:lvlText w:val=""/>
      <w:lvlJc w:val="left"/>
      <w:pPr>
        <w:tabs>
          <w:tab w:val="num" w:pos="720"/>
        </w:tabs>
        <w:ind w:left="720" w:hanging="720"/>
      </w:pPr>
      <w:rPr>
        <w:rFonts w:hint="default"/>
      </w:rPr>
    </w:lvl>
    <w:lvl w:ilvl="8">
      <w:numFmt w:val="decimal"/>
      <w:lvlText w:val=""/>
      <w:lvlJc w:val="left"/>
      <w:pPr>
        <w:tabs>
          <w:tab w:val="num" w:pos="720"/>
        </w:tabs>
        <w:ind w:left="720" w:hanging="720"/>
      </w:pPr>
      <w:rPr>
        <w:rFonts w:hint="default"/>
      </w:rPr>
    </w:lvl>
  </w:abstractNum>
  <w:abstractNum w:abstractNumId="9">
    <w:nsid w:val="39BA49BA"/>
    <w:multiLevelType w:val="hybridMultilevel"/>
    <w:tmpl w:val="64547792"/>
    <w:lvl w:ilvl="0" w:tplc="A7D8A7AC">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BC28E1"/>
    <w:multiLevelType w:val="hybridMultilevel"/>
    <w:tmpl w:val="7BF28516"/>
    <w:lvl w:ilvl="0" w:tplc="D902BBE2">
      <w:start w:val="13"/>
      <w:numFmt w:val="decimal"/>
      <w:lvlText w:val="%1."/>
      <w:lvlJc w:val="left"/>
      <w:pPr>
        <w:ind w:left="720" w:hanging="360"/>
      </w:pPr>
      <w:rPr>
        <w:rFonts w:ascii="Times" w:eastAsia="Times New Roman" w:hAnsi="Times"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DF6B3E"/>
    <w:multiLevelType w:val="hybridMultilevel"/>
    <w:tmpl w:val="D07243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7193C0F"/>
    <w:multiLevelType w:val="multilevel"/>
    <w:tmpl w:val="7D4E820A"/>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8343E11"/>
    <w:multiLevelType w:val="hybridMultilevel"/>
    <w:tmpl w:val="A4F24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700BC5"/>
    <w:multiLevelType w:val="multilevel"/>
    <w:tmpl w:val="C9C4EFC2"/>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557533FB"/>
    <w:multiLevelType w:val="multilevel"/>
    <w:tmpl w:val="A36CDE10"/>
    <w:lvl w:ilvl="0">
      <w:start w:val="1"/>
      <w:numFmt w:val="decimal"/>
      <w:lvlText w:val="%1."/>
      <w:lvlJc w:val="center"/>
      <w:pPr>
        <w:tabs>
          <w:tab w:val="num" w:pos="720"/>
        </w:tabs>
        <w:ind w:left="720" w:hanging="720"/>
      </w:pPr>
      <w:rPr>
        <w:rFonts w:hint="default"/>
        <w:strike w:val="0"/>
        <w:dstrike w:val="0"/>
        <w:color w:val="000000"/>
        <w:spacing w:val="0"/>
        <w:w w:val="100"/>
        <w:sz w:val="20"/>
        <w:szCs w:val="20"/>
        <w:u w:val="none"/>
        <w:effect w:val="none"/>
        <w:vertAlign w:val="baseline"/>
        <w:lang w:val="en-US"/>
      </w:rPr>
    </w:lvl>
    <w:lvl w:ilvl="1">
      <w:numFmt w:val="decimal"/>
      <w:lvlText w:val=""/>
      <w:lvlJc w:val="left"/>
      <w:pPr>
        <w:tabs>
          <w:tab w:val="num" w:pos="720"/>
        </w:tabs>
        <w:ind w:left="720" w:hanging="720"/>
      </w:pPr>
      <w:rPr>
        <w:rFonts w:hint="default"/>
      </w:rPr>
    </w:lvl>
    <w:lvl w:ilvl="2">
      <w:numFmt w:val="decimal"/>
      <w:lvlText w:val=""/>
      <w:lvlJc w:val="left"/>
      <w:pPr>
        <w:tabs>
          <w:tab w:val="num" w:pos="720"/>
        </w:tabs>
        <w:ind w:left="720" w:hanging="720"/>
      </w:pPr>
      <w:rPr>
        <w:rFonts w:hint="default"/>
      </w:rPr>
    </w:lvl>
    <w:lvl w:ilvl="3">
      <w:numFmt w:val="decimal"/>
      <w:lvlText w:val=""/>
      <w:lvlJc w:val="left"/>
      <w:pPr>
        <w:tabs>
          <w:tab w:val="num" w:pos="720"/>
        </w:tabs>
        <w:ind w:left="720" w:hanging="720"/>
      </w:pPr>
      <w:rPr>
        <w:rFonts w:hint="default"/>
      </w:rPr>
    </w:lvl>
    <w:lvl w:ilvl="4">
      <w:numFmt w:val="decimal"/>
      <w:lvlText w:val=""/>
      <w:lvlJc w:val="left"/>
      <w:pPr>
        <w:tabs>
          <w:tab w:val="num" w:pos="720"/>
        </w:tabs>
        <w:ind w:left="720" w:hanging="720"/>
      </w:pPr>
      <w:rPr>
        <w:rFonts w:hint="default"/>
      </w:rPr>
    </w:lvl>
    <w:lvl w:ilvl="5">
      <w:numFmt w:val="decimal"/>
      <w:lvlText w:val=""/>
      <w:lvlJc w:val="left"/>
      <w:pPr>
        <w:tabs>
          <w:tab w:val="num" w:pos="720"/>
        </w:tabs>
        <w:ind w:left="720" w:hanging="720"/>
      </w:pPr>
      <w:rPr>
        <w:rFonts w:hint="default"/>
      </w:rPr>
    </w:lvl>
    <w:lvl w:ilvl="6">
      <w:numFmt w:val="decimal"/>
      <w:lvlText w:val=""/>
      <w:lvlJc w:val="left"/>
      <w:pPr>
        <w:tabs>
          <w:tab w:val="num" w:pos="720"/>
        </w:tabs>
        <w:ind w:left="720" w:hanging="720"/>
      </w:pPr>
      <w:rPr>
        <w:rFonts w:hint="default"/>
      </w:rPr>
    </w:lvl>
    <w:lvl w:ilvl="7">
      <w:numFmt w:val="decimal"/>
      <w:lvlText w:val=""/>
      <w:lvlJc w:val="left"/>
      <w:pPr>
        <w:tabs>
          <w:tab w:val="num" w:pos="720"/>
        </w:tabs>
        <w:ind w:left="720" w:hanging="720"/>
      </w:pPr>
      <w:rPr>
        <w:rFonts w:hint="default"/>
      </w:rPr>
    </w:lvl>
    <w:lvl w:ilvl="8">
      <w:numFmt w:val="decimal"/>
      <w:lvlText w:val=""/>
      <w:lvlJc w:val="left"/>
      <w:pPr>
        <w:tabs>
          <w:tab w:val="num" w:pos="720"/>
        </w:tabs>
        <w:ind w:left="720" w:hanging="720"/>
      </w:pPr>
      <w:rPr>
        <w:rFonts w:hint="default"/>
      </w:rPr>
    </w:lvl>
  </w:abstractNum>
  <w:abstractNum w:abstractNumId="16">
    <w:nsid w:val="5BA230FE"/>
    <w:multiLevelType w:val="multilevel"/>
    <w:tmpl w:val="A7E6A9D6"/>
    <w:lvl w:ilvl="0">
      <w:start w:val="1"/>
      <w:numFmt w:val="decimal"/>
      <w:lvlText w:val="[%1]"/>
      <w:lvlJc w:val="left"/>
      <w:pPr>
        <w:tabs>
          <w:tab w:val="decimal" w:pos="1944"/>
        </w:tabs>
        <w:ind w:left="2160" w:firstLine="0"/>
      </w:pPr>
      <w:rPr>
        <w:rFonts w:ascii="Times New Roman" w:eastAsia="Arial" w:hAnsi="Times New Roman" w:cs="Times New Roman" w:hint="default"/>
        <w:strike w:val="0"/>
        <w:dstrike w:val="0"/>
        <w:color w:val="000000"/>
        <w:spacing w:val="0"/>
        <w:w w:val="100"/>
        <w:sz w:val="20"/>
        <w:szCs w:val="20"/>
        <w:u w:val="none"/>
        <w:effect w:val="none"/>
        <w:vertAlign w:val="baseline"/>
        <w:lang w:val="en-US"/>
      </w:rPr>
    </w:lvl>
    <w:lvl w:ilvl="1">
      <w:numFmt w:val="decimal"/>
      <w:lvlText w:val=""/>
      <w:lvlJc w:val="left"/>
      <w:pPr>
        <w:ind w:left="1440" w:firstLine="0"/>
      </w:pPr>
    </w:lvl>
    <w:lvl w:ilvl="2">
      <w:numFmt w:val="decimal"/>
      <w:lvlText w:val=""/>
      <w:lvlJc w:val="left"/>
      <w:pPr>
        <w:ind w:left="1440" w:firstLine="0"/>
      </w:pPr>
    </w:lvl>
    <w:lvl w:ilvl="3">
      <w:numFmt w:val="decimal"/>
      <w:lvlText w:val=""/>
      <w:lvlJc w:val="left"/>
      <w:pPr>
        <w:ind w:left="1440" w:firstLine="0"/>
      </w:pPr>
    </w:lvl>
    <w:lvl w:ilvl="4">
      <w:numFmt w:val="decimal"/>
      <w:lvlText w:val=""/>
      <w:lvlJc w:val="left"/>
      <w:pPr>
        <w:ind w:left="1440" w:firstLine="0"/>
      </w:pPr>
    </w:lvl>
    <w:lvl w:ilvl="5">
      <w:numFmt w:val="decimal"/>
      <w:lvlText w:val=""/>
      <w:lvlJc w:val="left"/>
      <w:pPr>
        <w:ind w:left="1440" w:firstLine="0"/>
      </w:pPr>
    </w:lvl>
    <w:lvl w:ilvl="6">
      <w:numFmt w:val="decimal"/>
      <w:lvlText w:val=""/>
      <w:lvlJc w:val="left"/>
      <w:pPr>
        <w:ind w:left="1440" w:firstLine="0"/>
      </w:pPr>
    </w:lvl>
    <w:lvl w:ilvl="7">
      <w:numFmt w:val="decimal"/>
      <w:lvlText w:val=""/>
      <w:lvlJc w:val="left"/>
      <w:pPr>
        <w:ind w:left="1440" w:firstLine="0"/>
      </w:pPr>
    </w:lvl>
    <w:lvl w:ilvl="8">
      <w:numFmt w:val="decimal"/>
      <w:lvlText w:val=""/>
      <w:lvlJc w:val="left"/>
      <w:pPr>
        <w:ind w:left="1440" w:firstLine="0"/>
      </w:pPr>
    </w:lvl>
  </w:abstractNum>
  <w:abstractNum w:abstractNumId="17">
    <w:nsid w:val="64392D26"/>
    <w:multiLevelType w:val="hybridMultilevel"/>
    <w:tmpl w:val="2B002304"/>
    <w:lvl w:ilvl="0" w:tplc="54A819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E0D3EDE"/>
    <w:multiLevelType w:val="multilevel"/>
    <w:tmpl w:val="1FD81944"/>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1E10BD0"/>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5"/>
  </w:num>
  <w:num w:numId="4">
    <w:abstractNumId w:val="14"/>
  </w:num>
  <w:num w:numId="5">
    <w:abstractNumId w:val="17"/>
  </w:num>
  <w:num w:numId="6">
    <w:abstractNumId w:val="12"/>
  </w:num>
  <w:num w:numId="7">
    <w:abstractNumId w:val="18"/>
  </w:num>
  <w:num w:numId="8">
    <w:abstractNumId w:val="16"/>
    <w:lvlOverride w:ilvl="0">
      <w:startOverride w:val="1"/>
    </w:lvlOverride>
    <w:lvlOverride w:ilvl="1"/>
    <w:lvlOverride w:ilvl="2"/>
    <w:lvlOverride w:ilvl="3"/>
    <w:lvlOverride w:ilvl="4"/>
    <w:lvlOverride w:ilvl="5"/>
    <w:lvlOverride w:ilvl="6"/>
    <w:lvlOverride w:ilvl="7"/>
    <w:lvlOverride w:ilvl="8"/>
  </w:num>
  <w:num w:numId="9">
    <w:abstractNumId w:val="15"/>
  </w:num>
  <w:num w:numId="10">
    <w:abstractNumId w:val="4"/>
    <w:lvlOverride w:ilvl="0">
      <w:startOverride w:val="25"/>
    </w:lvlOverride>
    <w:lvlOverride w:ilvl="1"/>
    <w:lvlOverride w:ilvl="2"/>
    <w:lvlOverride w:ilvl="3"/>
    <w:lvlOverride w:ilvl="4"/>
    <w:lvlOverride w:ilvl="5"/>
    <w:lvlOverride w:ilvl="6"/>
    <w:lvlOverride w:ilvl="7"/>
    <w:lvlOverride w:ilvl="8"/>
  </w:num>
  <w:num w:numId="11">
    <w:abstractNumId w:val="19"/>
  </w:num>
  <w:num w:numId="12">
    <w:abstractNumId w:val="11"/>
  </w:num>
  <w:num w:numId="13">
    <w:abstractNumId w:val="13"/>
  </w:num>
  <w:num w:numId="14">
    <w:abstractNumId w:val="2"/>
  </w:num>
  <w:num w:numId="15">
    <w:abstractNumId w:val="3"/>
  </w:num>
  <w:num w:numId="16">
    <w:abstractNumId w:val="15"/>
    <w:lvlOverride w:ilvl="0">
      <w:startOverride w:val="13"/>
    </w:lvlOverride>
    <w:lvlOverride w:ilvl="1"/>
    <w:lvlOverride w:ilvl="2"/>
    <w:lvlOverride w:ilvl="3"/>
    <w:lvlOverride w:ilvl="4"/>
    <w:lvlOverride w:ilvl="5"/>
    <w:lvlOverride w:ilvl="6"/>
    <w:lvlOverride w:ilvl="7"/>
    <w:lvlOverride w:ilvl="8"/>
  </w:num>
  <w:num w:numId="17">
    <w:abstractNumId w:val="8"/>
  </w:num>
  <w:num w:numId="18">
    <w:abstractNumId w:val="7"/>
  </w:num>
  <w:num w:numId="19">
    <w:abstractNumId w:val="6"/>
  </w:num>
  <w:num w:numId="20">
    <w:abstractNumId w:val="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6"/>
  <w:proofState w:spelling="clean" w:grammar="clean"/>
  <w:attachedTemplate r:id="rId1"/>
  <w:stylePaneFormatFilter w:val="3701"/>
  <w:trackRevisions/>
  <w:doNotTrackMove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0"/>
    <w:footnote w:id="1"/>
  </w:footnotePr>
  <w:endnotePr>
    <w:endnote w:id="0"/>
    <w:endnote w:id="1"/>
  </w:endnotePr>
  <w:compat/>
  <w:rsids>
    <w:rsidRoot w:val="001D5D81"/>
    <w:rsid w:val="0000001C"/>
    <w:rsid w:val="00000A1D"/>
    <w:rsid w:val="00001222"/>
    <w:rsid w:val="00001610"/>
    <w:rsid w:val="00001F1D"/>
    <w:rsid w:val="00001FF6"/>
    <w:rsid w:val="000020C2"/>
    <w:rsid w:val="0000226A"/>
    <w:rsid w:val="00002890"/>
    <w:rsid w:val="00005077"/>
    <w:rsid w:val="00005C1C"/>
    <w:rsid w:val="00006298"/>
    <w:rsid w:val="00007BC7"/>
    <w:rsid w:val="00007CBC"/>
    <w:rsid w:val="00007D7B"/>
    <w:rsid w:val="00007EAF"/>
    <w:rsid w:val="00010577"/>
    <w:rsid w:val="00010BF2"/>
    <w:rsid w:val="00010D2F"/>
    <w:rsid w:val="00011787"/>
    <w:rsid w:val="000118E9"/>
    <w:rsid w:val="00011C17"/>
    <w:rsid w:val="00011EA3"/>
    <w:rsid w:val="000125EC"/>
    <w:rsid w:val="00012ABB"/>
    <w:rsid w:val="00012E4A"/>
    <w:rsid w:val="000137C8"/>
    <w:rsid w:val="00014965"/>
    <w:rsid w:val="0001504B"/>
    <w:rsid w:val="000150E5"/>
    <w:rsid w:val="0001524D"/>
    <w:rsid w:val="000159EB"/>
    <w:rsid w:val="00016124"/>
    <w:rsid w:val="00017EB5"/>
    <w:rsid w:val="00020054"/>
    <w:rsid w:val="000205E3"/>
    <w:rsid w:val="00020AD0"/>
    <w:rsid w:val="00020F6F"/>
    <w:rsid w:val="00021217"/>
    <w:rsid w:val="0002243E"/>
    <w:rsid w:val="00022DDD"/>
    <w:rsid w:val="00022E90"/>
    <w:rsid w:val="000238AD"/>
    <w:rsid w:val="00023E64"/>
    <w:rsid w:val="00023EEB"/>
    <w:rsid w:val="00024402"/>
    <w:rsid w:val="00024B02"/>
    <w:rsid w:val="00025DA2"/>
    <w:rsid w:val="00025EB4"/>
    <w:rsid w:val="000263C4"/>
    <w:rsid w:val="000263C6"/>
    <w:rsid w:val="00026A3A"/>
    <w:rsid w:val="00027260"/>
    <w:rsid w:val="0002757C"/>
    <w:rsid w:val="00027849"/>
    <w:rsid w:val="0002788A"/>
    <w:rsid w:val="00030473"/>
    <w:rsid w:val="000306BA"/>
    <w:rsid w:val="000309E5"/>
    <w:rsid w:val="0003165E"/>
    <w:rsid w:val="00031A38"/>
    <w:rsid w:val="00031C25"/>
    <w:rsid w:val="00031D3C"/>
    <w:rsid w:val="00031F35"/>
    <w:rsid w:val="00032030"/>
    <w:rsid w:val="00032A7D"/>
    <w:rsid w:val="000335CC"/>
    <w:rsid w:val="00034388"/>
    <w:rsid w:val="0003451D"/>
    <w:rsid w:val="00034B72"/>
    <w:rsid w:val="00034D36"/>
    <w:rsid w:val="00034F28"/>
    <w:rsid w:val="00035445"/>
    <w:rsid w:val="000354A9"/>
    <w:rsid w:val="00035530"/>
    <w:rsid w:val="00035C5C"/>
    <w:rsid w:val="00035D69"/>
    <w:rsid w:val="00035EF4"/>
    <w:rsid w:val="00035F09"/>
    <w:rsid w:val="00036380"/>
    <w:rsid w:val="00040049"/>
    <w:rsid w:val="000412BD"/>
    <w:rsid w:val="00042392"/>
    <w:rsid w:val="00042B67"/>
    <w:rsid w:val="00043112"/>
    <w:rsid w:val="000435F7"/>
    <w:rsid w:val="000438BF"/>
    <w:rsid w:val="0004390C"/>
    <w:rsid w:val="00043CFF"/>
    <w:rsid w:val="00043ECA"/>
    <w:rsid w:val="000443DB"/>
    <w:rsid w:val="0004572E"/>
    <w:rsid w:val="00045D84"/>
    <w:rsid w:val="000463CF"/>
    <w:rsid w:val="00046401"/>
    <w:rsid w:val="00046744"/>
    <w:rsid w:val="0004695C"/>
    <w:rsid w:val="00046A06"/>
    <w:rsid w:val="00046FE8"/>
    <w:rsid w:val="00047A8E"/>
    <w:rsid w:val="00047B87"/>
    <w:rsid w:val="00050590"/>
    <w:rsid w:val="000509D5"/>
    <w:rsid w:val="00050C95"/>
    <w:rsid w:val="00050E9B"/>
    <w:rsid w:val="0005149F"/>
    <w:rsid w:val="00051C3D"/>
    <w:rsid w:val="0005288D"/>
    <w:rsid w:val="00054033"/>
    <w:rsid w:val="000543A5"/>
    <w:rsid w:val="00055244"/>
    <w:rsid w:val="00056D17"/>
    <w:rsid w:val="00057125"/>
    <w:rsid w:val="00057E62"/>
    <w:rsid w:val="0006090C"/>
    <w:rsid w:val="00060F87"/>
    <w:rsid w:val="0006189D"/>
    <w:rsid w:val="000619F3"/>
    <w:rsid w:val="00061D0A"/>
    <w:rsid w:val="0006276F"/>
    <w:rsid w:val="00062CD9"/>
    <w:rsid w:val="00062E6F"/>
    <w:rsid w:val="000633E4"/>
    <w:rsid w:val="0006355C"/>
    <w:rsid w:val="00065307"/>
    <w:rsid w:val="00065614"/>
    <w:rsid w:val="0006564C"/>
    <w:rsid w:val="00066C1B"/>
    <w:rsid w:val="00067B08"/>
    <w:rsid w:val="000700ED"/>
    <w:rsid w:val="0007013A"/>
    <w:rsid w:val="000701E0"/>
    <w:rsid w:val="00070433"/>
    <w:rsid w:val="000705AB"/>
    <w:rsid w:val="0007086D"/>
    <w:rsid w:val="00070E42"/>
    <w:rsid w:val="0007255A"/>
    <w:rsid w:val="000725E7"/>
    <w:rsid w:val="00072D66"/>
    <w:rsid w:val="00072EF4"/>
    <w:rsid w:val="00072FA4"/>
    <w:rsid w:val="000731E5"/>
    <w:rsid w:val="000738DC"/>
    <w:rsid w:val="00073929"/>
    <w:rsid w:val="00073CAF"/>
    <w:rsid w:val="000740D0"/>
    <w:rsid w:val="000744F0"/>
    <w:rsid w:val="00074A3A"/>
    <w:rsid w:val="00074DEA"/>
    <w:rsid w:val="00074F18"/>
    <w:rsid w:val="00075226"/>
    <w:rsid w:val="00075500"/>
    <w:rsid w:val="00075DDD"/>
    <w:rsid w:val="00076895"/>
    <w:rsid w:val="00076D4F"/>
    <w:rsid w:val="00077900"/>
    <w:rsid w:val="00080A0F"/>
    <w:rsid w:val="00082912"/>
    <w:rsid w:val="000832D6"/>
    <w:rsid w:val="0008357E"/>
    <w:rsid w:val="00083664"/>
    <w:rsid w:val="00083D20"/>
    <w:rsid w:val="00083E5E"/>
    <w:rsid w:val="00085468"/>
    <w:rsid w:val="00086276"/>
    <w:rsid w:val="000866CF"/>
    <w:rsid w:val="00086B8E"/>
    <w:rsid w:val="00087138"/>
    <w:rsid w:val="0008747C"/>
    <w:rsid w:val="0008765F"/>
    <w:rsid w:val="00087A39"/>
    <w:rsid w:val="00087B7D"/>
    <w:rsid w:val="00090182"/>
    <w:rsid w:val="00090ABA"/>
    <w:rsid w:val="00090AE6"/>
    <w:rsid w:val="00090C02"/>
    <w:rsid w:val="000910D1"/>
    <w:rsid w:val="000919C5"/>
    <w:rsid w:val="00092123"/>
    <w:rsid w:val="00092CB8"/>
    <w:rsid w:val="000933C9"/>
    <w:rsid w:val="00093D06"/>
    <w:rsid w:val="00094553"/>
    <w:rsid w:val="00094B58"/>
    <w:rsid w:val="00096640"/>
    <w:rsid w:val="00096D02"/>
    <w:rsid w:val="00097F48"/>
    <w:rsid w:val="000A09CF"/>
    <w:rsid w:val="000A197A"/>
    <w:rsid w:val="000A1A4C"/>
    <w:rsid w:val="000A1F57"/>
    <w:rsid w:val="000A28D9"/>
    <w:rsid w:val="000A2A7C"/>
    <w:rsid w:val="000A2DC5"/>
    <w:rsid w:val="000A30AE"/>
    <w:rsid w:val="000A30F2"/>
    <w:rsid w:val="000A4920"/>
    <w:rsid w:val="000A49D4"/>
    <w:rsid w:val="000A5387"/>
    <w:rsid w:val="000A5435"/>
    <w:rsid w:val="000A569D"/>
    <w:rsid w:val="000A5C53"/>
    <w:rsid w:val="000A7701"/>
    <w:rsid w:val="000A7B1B"/>
    <w:rsid w:val="000A7B9D"/>
    <w:rsid w:val="000B0106"/>
    <w:rsid w:val="000B0375"/>
    <w:rsid w:val="000B08EF"/>
    <w:rsid w:val="000B0E7F"/>
    <w:rsid w:val="000B12F1"/>
    <w:rsid w:val="000B257D"/>
    <w:rsid w:val="000B2B28"/>
    <w:rsid w:val="000B36B2"/>
    <w:rsid w:val="000B3FD3"/>
    <w:rsid w:val="000B46CF"/>
    <w:rsid w:val="000B470C"/>
    <w:rsid w:val="000B48B1"/>
    <w:rsid w:val="000B4A94"/>
    <w:rsid w:val="000B4DF5"/>
    <w:rsid w:val="000B4F1C"/>
    <w:rsid w:val="000B4F45"/>
    <w:rsid w:val="000B538F"/>
    <w:rsid w:val="000B5C8C"/>
    <w:rsid w:val="000B659B"/>
    <w:rsid w:val="000B65A1"/>
    <w:rsid w:val="000B67D4"/>
    <w:rsid w:val="000B67FB"/>
    <w:rsid w:val="000B7C76"/>
    <w:rsid w:val="000B7F2F"/>
    <w:rsid w:val="000B7FDD"/>
    <w:rsid w:val="000C02DD"/>
    <w:rsid w:val="000C05DF"/>
    <w:rsid w:val="000C1BC7"/>
    <w:rsid w:val="000C3F8D"/>
    <w:rsid w:val="000C4372"/>
    <w:rsid w:val="000C57F9"/>
    <w:rsid w:val="000C674F"/>
    <w:rsid w:val="000D07C6"/>
    <w:rsid w:val="000D0E2D"/>
    <w:rsid w:val="000D11A6"/>
    <w:rsid w:val="000D14EF"/>
    <w:rsid w:val="000D19EA"/>
    <w:rsid w:val="000D25CB"/>
    <w:rsid w:val="000D39FD"/>
    <w:rsid w:val="000D4718"/>
    <w:rsid w:val="000D653B"/>
    <w:rsid w:val="000D6B13"/>
    <w:rsid w:val="000D7D16"/>
    <w:rsid w:val="000E01D4"/>
    <w:rsid w:val="000E04D1"/>
    <w:rsid w:val="000E06F6"/>
    <w:rsid w:val="000E1C60"/>
    <w:rsid w:val="000E1EE5"/>
    <w:rsid w:val="000E22A3"/>
    <w:rsid w:val="000E2F96"/>
    <w:rsid w:val="000E3360"/>
    <w:rsid w:val="000E379A"/>
    <w:rsid w:val="000E3BB4"/>
    <w:rsid w:val="000E403C"/>
    <w:rsid w:val="000E4930"/>
    <w:rsid w:val="000E493B"/>
    <w:rsid w:val="000E6C82"/>
    <w:rsid w:val="000E6EF6"/>
    <w:rsid w:val="000E6FB7"/>
    <w:rsid w:val="000E7555"/>
    <w:rsid w:val="000F02D9"/>
    <w:rsid w:val="000F0414"/>
    <w:rsid w:val="000F174A"/>
    <w:rsid w:val="000F1F0C"/>
    <w:rsid w:val="000F2860"/>
    <w:rsid w:val="000F2D39"/>
    <w:rsid w:val="000F33BB"/>
    <w:rsid w:val="000F373C"/>
    <w:rsid w:val="000F41E2"/>
    <w:rsid w:val="000F4910"/>
    <w:rsid w:val="000F5D3A"/>
    <w:rsid w:val="000F626F"/>
    <w:rsid w:val="000F6664"/>
    <w:rsid w:val="000F6819"/>
    <w:rsid w:val="000F6BD5"/>
    <w:rsid w:val="000F7402"/>
    <w:rsid w:val="00100259"/>
    <w:rsid w:val="001002D0"/>
    <w:rsid w:val="0010048B"/>
    <w:rsid w:val="001004CB"/>
    <w:rsid w:val="0010167A"/>
    <w:rsid w:val="00101C59"/>
    <w:rsid w:val="00101F43"/>
    <w:rsid w:val="001026AB"/>
    <w:rsid w:val="00102C9F"/>
    <w:rsid w:val="0010421C"/>
    <w:rsid w:val="00104558"/>
    <w:rsid w:val="001045F8"/>
    <w:rsid w:val="00104675"/>
    <w:rsid w:val="00105096"/>
    <w:rsid w:val="00105187"/>
    <w:rsid w:val="00105250"/>
    <w:rsid w:val="00106184"/>
    <w:rsid w:val="00106D13"/>
    <w:rsid w:val="001103D9"/>
    <w:rsid w:val="001111E7"/>
    <w:rsid w:val="001115CB"/>
    <w:rsid w:val="00111CBF"/>
    <w:rsid w:val="00111ECF"/>
    <w:rsid w:val="00112BED"/>
    <w:rsid w:val="00112D68"/>
    <w:rsid w:val="00113612"/>
    <w:rsid w:val="00113E0D"/>
    <w:rsid w:val="00114B5D"/>
    <w:rsid w:val="00114BE2"/>
    <w:rsid w:val="00115207"/>
    <w:rsid w:val="00115DE3"/>
    <w:rsid w:val="00116B1F"/>
    <w:rsid w:val="00116D66"/>
    <w:rsid w:val="001170B6"/>
    <w:rsid w:val="00120D6E"/>
    <w:rsid w:val="001224CA"/>
    <w:rsid w:val="00122CFD"/>
    <w:rsid w:val="00122FED"/>
    <w:rsid w:val="001230E9"/>
    <w:rsid w:val="00123432"/>
    <w:rsid w:val="00123B63"/>
    <w:rsid w:val="001249A6"/>
    <w:rsid w:val="00124A9F"/>
    <w:rsid w:val="001255BC"/>
    <w:rsid w:val="0012598C"/>
    <w:rsid w:val="00126C14"/>
    <w:rsid w:val="0012721C"/>
    <w:rsid w:val="0012733C"/>
    <w:rsid w:val="00127C86"/>
    <w:rsid w:val="0013034C"/>
    <w:rsid w:val="001305A1"/>
    <w:rsid w:val="001309F1"/>
    <w:rsid w:val="00130A1B"/>
    <w:rsid w:val="00130E47"/>
    <w:rsid w:val="001314E9"/>
    <w:rsid w:val="00131B72"/>
    <w:rsid w:val="00132970"/>
    <w:rsid w:val="00132EC1"/>
    <w:rsid w:val="00133273"/>
    <w:rsid w:val="00133871"/>
    <w:rsid w:val="00134909"/>
    <w:rsid w:val="0013492A"/>
    <w:rsid w:val="0013529A"/>
    <w:rsid w:val="00135701"/>
    <w:rsid w:val="001362BC"/>
    <w:rsid w:val="00136482"/>
    <w:rsid w:val="001365F5"/>
    <w:rsid w:val="00136A1F"/>
    <w:rsid w:val="00137EAA"/>
    <w:rsid w:val="00140004"/>
    <w:rsid w:val="0014046A"/>
    <w:rsid w:val="00141358"/>
    <w:rsid w:val="001418ED"/>
    <w:rsid w:val="001425DD"/>
    <w:rsid w:val="00143A85"/>
    <w:rsid w:val="00143D37"/>
    <w:rsid w:val="00147BB3"/>
    <w:rsid w:val="001517DC"/>
    <w:rsid w:val="00152301"/>
    <w:rsid w:val="00152DBC"/>
    <w:rsid w:val="00153E06"/>
    <w:rsid w:val="001542E9"/>
    <w:rsid w:val="00155BD0"/>
    <w:rsid w:val="0015649B"/>
    <w:rsid w:val="00160022"/>
    <w:rsid w:val="00160184"/>
    <w:rsid w:val="001602F7"/>
    <w:rsid w:val="00160678"/>
    <w:rsid w:val="001618C8"/>
    <w:rsid w:val="001618F0"/>
    <w:rsid w:val="00163698"/>
    <w:rsid w:val="001637CA"/>
    <w:rsid w:val="001639C4"/>
    <w:rsid w:val="001640C3"/>
    <w:rsid w:val="0016425F"/>
    <w:rsid w:val="00164904"/>
    <w:rsid w:val="0016512E"/>
    <w:rsid w:val="001657D1"/>
    <w:rsid w:val="00165DD6"/>
    <w:rsid w:val="00165E39"/>
    <w:rsid w:val="00165F0E"/>
    <w:rsid w:val="001664CF"/>
    <w:rsid w:val="00166763"/>
    <w:rsid w:val="00166A29"/>
    <w:rsid w:val="0016701F"/>
    <w:rsid w:val="00167352"/>
    <w:rsid w:val="00167418"/>
    <w:rsid w:val="0016741F"/>
    <w:rsid w:val="001702B4"/>
    <w:rsid w:val="00170412"/>
    <w:rsid w:val="00170BD6"/>
    <w:rsid w:val="00171D0B"/>
    <w:rsid w:val="00171D95"/>
    <w:rsid w:val="0017311E"/>
    <w:rsid w:val="0017393B"/>
    <w:rsid w:val="001747A1"/>
    <w:rsid w:val="00174A68"/>
    <w:rsid w:val="00174CC4"/>
    <w:rsid w:val="00176649"/>
    <w:rsid w:val="00176E8F"/>
    <w:rsid w:val="001771A6"/>
    <w:rsid w:val="001777B7"/>
    <w:rsid w:val="001779C0"/>
    <w:rsid w:val="00180618"/>
    <w:rsid w:val="00181344"/>
    <w:rsid w:val="00181F6D"/>
    <w:rsid w:val="00182803"/>
    <w:rsid w:val="00182E2A"/>
    <w:rsid w:val="0018327C"/>
    <w:rsid w:val="00183648"/>
    <w:rsid w:val="0018491D"/>
    <w:rsid w:val="00185562"/>
    <w:rsid w:val="0018583B"/>
    <w:rsid w:val="001860FC"/>
    <w:rsid w:val="00186289"/>
    <w:rsid w:val="001875B2"/>
    <w:rsid w:val="0018790C"/>
    <w:rsid w:val="00187ABD"/>
    <w:rsid w:val="001906F0"/>
    <w:rsid w:val="001908A1"/>
    <w:rsid w:val="00190A31"/>
    <w:rsid w:val="00190FDA"/>
    <w:rsid w:val="0019111B"/>
    <w:rsid w:val="001916F7"/>
    <w:rsid w:val="00191702"/>
    <w:rsid w:val="00191834"/>
    <w:rsid w:val="001924BD"/>
    <w:rsid w:val="001929C0"/>
    <w:rsid w:val="001929C4"/>
    <w:rsid w:val="0019334F"/>
    <w:rsid w:val="0019567D"/>
    <w:rsid w:val="00195EC2"/>
    <w:rsid w:val="00195F69"/>
    <w:rsid w:val="00195F73"/>
    <w:rsid w:val="001970DB"/>
    <w:rsid w:val="001971D8"/>
    <w:rsid w:val="00197AA7"/>
    <w:rsid w:val="001A0299"/>
    <w:rsid w:val="001A06BA"/>
    <w:rsid w:val="001A06C2"/>
    <w:rsid w:val="001A0D2B"/>
    <w:rsid w:val="001A1092"/>
    <w:rsid w:val="001A1166"/>
    <w:rsid w:val="001A1336"/>
    <w:rsid w:val="001A1B34"/>
    <w:rsid w:val="001A2395"/>
    <w:rsid w:val="001A29BD"/>
    <w:rsid w:val="001A2C4B"/>
    <w:rsid w:val="001A3EEF"/>
    <w:rsid w:val="001A5E75"/>
    <w:rsid w:val="001A5F7C"/>
    <w:rsid w:val="001A672D"/>
    <w:rsid w:val="001A6983"/>
    <w:rsid w:val="001A7703"/>
    <w:rsid w:val="001A7778"/>
    <w:rsid w:val="001A7D95"/>
    <w:rsid w:val="001A7DF3"/>
    <w:rsid w:val="001B04C2"/>
    <w:rsid w:val="001B0AA5"/>
    <w:rsid w:val="001B2C77"/>
    <w:rsid w:val="001B31F9"/>
    <w:rsid w:val="001B4DF7"/>
    <w:rsid w:val="001B595B"/>
    <w:rsid w:val="001B5BC3"/>
    <w:rsid w:val="001B5C8A"/>
    <w:rsid w:val="001B61B4"/>
    <w:rsid w:val="001B79F2"/>
    <w:rsid w:val="001C02DD"/>
    <w:rsid w:val="001C0749"/>
    <w:rsid w:val="001C0F39"/>
    <w:rsid w:val="001C114D"/>
    <w:rsid w:val="001C1FD4"/>
    <w:rsid w:val="001C28C7"/>
    <w:rsid w:val="001C2B31"/>
    <w:rsid w:val="001C340F"/>
    <w:rsid w:val="001C4556"/>
    <w:rsid w:val="001C4E53"/>
    <w:rsid w:val="001C5CA4"/>
    <w:rsid w:val="001C6025"/>
    <w:rsid w:val="001C6E3A"/>
    <w:rsid w:val="001C74EE"/>
    <w:rsid w:val="001C7793"/>
    <w:rsid w:val="001C78C7"/>
    <w:rsid w:val="001C7E8B"/>
    <w:rsid w:val="001D083F"/>
    <w:rsid w:val="001D0A15"/>
    <w:rsid w:val="001D0A34"/>
    <w:rsid w:val="001D1089"/>
    <w:rsid w:val="001D1567"/>
    <w:rsid w:val="001D162F"/>
    <w:rsid w:val="001D183B"/>
    <w:rsid w:val="001D18ED"/>
    <w:rsid w:val="001D1BCD"/>
    <w:rsid w:val="001D1BE2"/>
    <w:rsid w:val="001D373D"/>
    <w:rsid w:val="001D48D9"/>
    <w:rsid w:val="001D5789"/>
    <w:rsid w:val="001D590D"/>
    <w:rsid w:val="001D59DA"/>
    <w:rsid w:val="001D5A8B"/>
    <w:rsid w:val="001D5D81"/>
    <w:rsid w:val="001D75CA"/>
    <w:rsid w:val="001D75FD"/>
    <w:rsid w:val="001D763C"/>
    <w:rsid w:val="001D7B1F"/>
    <w:rsid w:val="001E0264"/>
    <w:rsid w:val="001E04D6"/>
    <w:rsid w:val="001E0953"/>
    <w:rsid w:val="001E1742"/>
    <w:rsid w:val="001E349A"/>
    <w:rsid w:val="001E4730"/>
    <w:rsid w:val="001E59A1"/>
    <w:rsid w:val="001E61AB"/>
    <w:rsid w:val="001E735E"/>
    <w:rsid w:val="001E7532"/>
    <w:rsid w:val="001E7AEC"/>
    <w:rsid w:val="001F03BC"/>
    <w:rsid w:val="001F06AC"/>
    <w:rsid w:val="001F0B9B"/>
    <w:rsid w:val="001F103F"/>
    <w:rsid w:val="001F1FA5"/>
    <w:rsid w:val="001F2D08"/>
    <w:rsid w:val="001F2EEF"/>
    <w:rsid w:val="001F3346"/>
    <w:rsid w:val="001F34A8"/>
    <w:rsid w:val="001F354E"/>
    <w:rsid w:val="001F3E6A"/>
    <w:rsid w:val="001F4586"/>
    <w:rsid w:val="001F4B17"/>
    <w:rsid w:val="001F6D57"/>
    <w:rsid w:val="001F6EE3"/>
    <w:rsid w:val="001F73B2"/>
    <w:rsid w:val="00200484"/>
    <w:rsid w:val="00200775"/>
    <w:rsid w:val="00201AA1"/>
    <w:rsid w:val="00201BDF"/>
    <w:rsid w:val="00202788"/>
    <w:rsid w:val="00202FEF"/>
    <w:rsid w:val="002032BC"/>
    <w:rsid w:val="002053E3"/>
    <w:rsid w:val="00205CB9"/>
    <w:rsid w:val="002060E1"/>
    <w:rsid w:val="00206252"/>
    <w:rsid w:val="002105FE"/>
    <w:rsid w:val="0021076A"/>
    <w:rsid w:val="00210AD9"/>
    <w:rsid w:val="002111E1"/>
    <w:rsid w:val="00211C85"/>
    <w:rsid w:val="0021234B"/>
    <w:rsid w:val="002123D2"/>
    <w:rsid w:val="002135E2"/>
    <w:rsid w:val="0021363D"/>
    <w:rsid w:val="002136B9"/>
    <w:rsid w:val="00213E83"/>
    <w:rsid w:val="00214072"/>
    <w:rsid w:val="0021414B"/>
    <w:rsid w:val="0021422A"/>
    <w:rsid w:val="00214B36"/>
    <w:rsid w:val="002151E5"/>
    <w:rsid w:val="00215492"/>
    <w:rsid w:val="0021550C"/>
    <w:rsid w:val="00215FFD"/>
    <w:rsid w:val="0021613B"/>
    <w:rsid w:val="002175CA"/>
    <w:rsid w:val="002179A8"/>
    <w:rsid w:val="002201D4"/>
    <w:rsid w:val="00220437"/>
    <w:rsid w:val="0022066E"/>
    <w:rsid w:val="00222C4A"/>
    <w:rsid w:val="00223B2A"/>
    <w:rsid w:val="00224D93"/>
    <w:rsid w:val="00225826"/>
    <w:rsid w:val="00225C48"/>
    <w:rsid w:val="00226175"/>
    <w:rsid w:val="002262B2"/>
    <w:rsid w:val="00226433"/>
    <w:rsid w:val="00227AE9"/>
    <w:rsid w:val="002305D4"/>
    <w:rsid w:val="00230E5F"/>
    <w:rsid w:val="00231EE9"/>
    <w:rsid w:val="00231F07"/>
    <w:rsid w:val="00232D07"/>
    <w:rsid w:val="00233106"/>
    <w:rsid w:val="002334BD"/>
    <w:rsid w:val="00234AF6"/>
    <w:rsid w:val="00234FAB"/>
    <w:rsid w:val="002354B9"/>
    <w:rsid w:val="00235FDC"/>
    <w:rsid w:val="00236E88"/>
    <w:rsid w:val="00237802"/>
    <w:rsid w:val="00237ECD"/>
    <w:rsid w:val="002403CF"/>
    <w:rsid w:val="00240D93"/>
    <w:rsid w:val="00240F77"/>
    <w:rsid w:val="0024150F"/>
    <w:rsid w:val="00243942"/>
    <w:rsid w:val="00243F6D"/>
    <w:rsid w:val="00243F8D"/>
    <w:rsid w:val="00243FF0"/>
    <w:rsid w:val="002440FF"/>
    <w:rsid w:val="0024481F"/>
    <w:rsid w:val="00244C7D"/>
    <w:rsid w:val="00245BE8"/>
    <w:rsid w:val="00247797"/>
    <w:rsid w:val="002478A1"/>
    <w:rsid w:val="00247A21"/>
    <w:rsid w:val="00250856"/>
    <w:rsid w:val="00250A8B"/>
    <w:rsid w:val="00251419"/>
    <w:rsid w:val="00251725"/>
    <w:rsid w:val="002536D3"/>
    <w:rsid w:val="00253A93"/>
    <w:rsid w:val="00253C4B"/>
    <w:rsid w:val="002544AE"/>
    <w:rsid w:val="00255C33"/>
    <w:rsid w:val="00255DE7"/>
    <w:rsid w:val="0025621E"/>
    <w:rsid w:val="002569A1"/>
    <w:rsid w:val="002573EC"/>
    <w:rsid w:val="0025761B"/>
    <w:rsid w:val="0025792F"/>
    <w:rsid w:val="00257A63"/>
    <w:rsid w:val="0026028F"/>
    <w:rsid w:val="00260F68"/>
    <w:rsid w:val="002615EE"/>
    <w:rsid w:val="0026186C"/>
    <w:rsid w:val="00261D55"/>
    <w:rsid w:val="002624DE"/>
    <w:rsid w:val="00262737"/>
    <w:rsid w:val="0026379D"/>
    <w:rsid w:val="00263B43"/>
    <w:rsid w:val="00263FB0"/>
    <w:rsid w:val="00265E09"/>
    <w:rsid w:val="00266201"/>
    <w:rsid w:val="00266452"/>
    <w:rsid w:val="0026709C"/>
    <w:rsid w:val="00270065"/>
    <w:rsid w:val="0027065F"/>
    <w:rsid w:val="002707A3"/>
    <w:rsid w:val="00270902"/>
    <w:rsid w:val="002720F7"/>
    <w:rsid w:val="0027214E"/>
    <w:rsid w:val="0027307A"/>
    <w:rsid w:val="00274827"/>
    <w:rsid w:val="0027505B"/>
    <w:rsid w:val="00275CCF"/>
    <w:rsid w:val="0027639D"/>
    <w:rsid w:val="00276C78"/>
    <w:rsid w:val="00277075"/>
    <w:rsid w:val="002771E9"/>
    <w:rsid w:val="002772D7"/>
    <w:rsid w:val="00277B82"/>
    <w:rsid w:val="00277DBD"/>
    <w:rsid w:val="002814DF"/>
    <w:rsid w:val="00281B18"/>
    <w:rsid w:val="00281EB7"/>
    <w:rsid w:val="002820CA"/>
    <w:rsid w:val="0028385D"/>
    <w:rsid w:val="00283967"/>
    <w:rsid w:val="00283BD7"/>
    <w:rsid w:val="00283D27"/>
    <w:rsid w:val="0028434A"/>
    <w:rsid w:val="002853B3"/>
    <w:rsid w:val="00285553"/>
    <w:rsid w:val="0028609E"/>
    <w:rsid w:val="0028683B"/>
    <w:rsid w:val="00286F53"/>
    <w:rsid w:val="00287839"/>
    <w:rsid w:val="00290831"/>
    <w:rsid w:val="00290858"/>
    <w:rsid w:val="002909E5"/>
    <w:rsid w:val="00290DFB"/>
    <w:rsid w:val="002915F4"/>
    <w:rsid w:val="002920BC"/>
    <w:rsid w:val="00292A33"/>
    <w:rsid w:val="0029362A"/>
    <w:rsid w:val="00293793"/>
    <w:rsid w:val="00293FC0"/>
    <w:rsid w:val="0029444C"/>
    <w:rsid w:val="00294C6D"/>
    <w:rsid w:val="002A0721"/>
    <w:rsid w:val="002A0C0D"/>
    <w:rsid w:val="002A1962"/>
    <w:rsid w:val="002A1E3C"/>
    <w:rsid w:val="002A2468"/>
    <w:rsid w:val="002A28A9"/>
    <w:rsid w:val="002A2BDC"/>
    <w:rsid w:val="002A2E82"/>
    <w:rsid w:val="002A32E5"/>
    <w:rsid w:val="002A386E"/>
    <w:rsid w:val="002A528B"/>
    <w:rsid w:val="002A5B0C"/>
    <w:rsid w:val="002A667D"/>
    <w:rsid w:val="002A7893"/>
    <w:rsid w:val="002B064E"/>
    <w:rsid w:val="002B09A8"/>
    <w:rsid w:val="002B1029"/>
    <w:rsid w:val="002B1474"/>
    <w:rsid w:val="002B1889"/>
    <w:rsid w:val="002B1EA4"/>
    <w:rsid w:val="002B35E4"/>
    <w:rsid w:val="002B3825"/>
    <w:rsid w:val="002B486E"/>
    <w:rsid w:val="002B48E4"/>
    <w:rsid w:val="002B5E9B"/>
    <w:rsid w:val="002B61D6"/>
    <w:rsid w:val="002B62FF"/>
    <w:rsid w:val="002B7030"/>
    <w:rsid w:val="002B789C"/>
    <w:rsid w:val="002B7F80"/>
    <w:rsid w:val="002C0006"/>
    <w:rsid w:val="002C071E"/>
    <w:rsid w:val="002C0848"/>
    <w:rsid w:val="002C0861"/>
    <w:rsid w:val="002C0DF8"/>
    <w:rsid w:val="002C1785"/>
    <w:rsid w:val="002C1FE8"/>
    <w:rsid w:val="002C2E48"/>
    <w:rsid w:val="002C4F4D"/>
    <w:rsid w:val="002C512C"/>
    <w:rsid w:val="002C54D6"/>
    <w:rsid w:val="002C6FE5"/>
    <w:rsid w:val="002C7472"/>
    <w:rsid w:val="002C7798"/>
    <w:rsid w:val="002C7855"/>
    <w:rsid w:val="002D0AAE"/>
    <w:rsid w:val="002D1C89"/>
    <w:rsid w:val="002D1D73"/>
    <w:rsid w:val="002D3075"/>
    <w:rsid w:val="002D327C"/>
    <w:rsid w:val="002D3854"/>
    <w:rsid w:val="002D4169"/>
    <w:rsid w:val="002D4AD0"/>
    <w:rsid w:val="002D51C2"/>
    <w:rsid w:val="002D58CB"/>
    <w:rsid w:val="002D6363"/>
    <w:rsid w:val="002D6640"/>
    <w:rsid w:val="002E0D5F"/>
    <w:rsid w:val="002E1003"/>
    <w:rsid w:val="002E13DA"/>
    <w:rsid w:val="002E180A"/>
    <w:rsid w:val="002E2031"/>
    <w:rsid w:val="002E2E74"/>
    <w:rsid w:val="002E3B34"/>
    <w:rsid w:val="002E3F4C"/>
    <w:rsid w:val="002E4CB2"/>
    <w:rsid w:val="002E4CF1"/>
    <w:rsid w:val="002E604C"/>
    <w:rsid w:val="002F187B"/>
    <w:rsid w:val="002F1C9A"/>
    <w:rsid w:val="002F2DCF"/>
    <w:rsid w:val="002F3045"/>
    <w:rsid w:val="002F3598"/>
    <w:rsid w:val="002F459E"/>
    <w:rsid w:val="002F4FF9"/>
    <w:rsid w:val="002F6258"/>
    <w:rsid w:val="002F709A"/>
    <w:rsid w:val="002F7676"/>
    <w:rsid w:val="00300F63"/>
    <w:rsid w:val="00301900"/>
    <w:rsid w:val="0030242C"/>
    <w:rsid w:val="0030260A"/>
    <w:rsid w:val="00302712"/>
    <w:rsid w:val="0030429F"/>
    <w:rsid w:val="003050E8"/>
    <w:rsid w:val="00305A9B"/>
    <w:rsid w:val="00305C51"/>
    <w:rsid w:val="00305F0F"/>
    <w:rsid w:val="00305F4D"/>
    <w:rsid w:val="00307F1A"/>
    <w:rsid w:val="003100E5"/>
    <w:rsid w:val="00312369"/>
    <w:rsid w:val="00312480"/>
    <w:rsid w:val="003127FD"/>
    <w:rsid w:val="00312C99"/>
    <w:rsid w:val="00313D0E"/>
    <w:rsid w:val="003147EE"/>
    <w:rsid w:val="00314AAB"/>
    <w:rsid w:val="00314CBB"/>
    <w:rsid w:val="00315295"/>
    <w:rsid w:val="0031732E"/>
    <w:rsid w:val="0031734F"/>
    <w:rsid w:val="00317709"/>
    <w:rsid w:val="003203B7"/>
    <w:rsid w:val="00320F05"/>
    <w:rsid w:val="00321511"/>
    <w:rsid w:val="0032210D"/>
    <w:rsid w:val="00322165"/>
    <w:rsid w:val="00322237"/>
    <w:rsid w:val="00322457"/>
    <w:rsid w:val="003224C7"/>
    <w:rsid w:val="00322966"/>
    <w:rsid w:val="00323287"/>
    <w:rsid w:val="00323893"/>
    <w:rsid w:val="00323E22"/>
    <w:rsid w:val="00326AFC"/>
    <w:rsid w:val="00327CE8"/>
    <w:rsid w:val="00330458"/>
    <w:rsid w:val="00331961"/>
    <w:rsid w:val="00331A90"/>
    <w:rsid w:val="00331B6C"/>
    <w:rsid w:val="0033258B"/>
    <w:rsid w:val="00332730"/>
    <w:rsid w:val="00332800"/>
    <w:rsid w:val="00333602"/>
    <w:rsid w:val="00333685"/>
    <w:rsid w:val="00333892"/>
    <w:rsid w:val="00333970"/>
    <w:rsid w:val="00333E2C"/>
    <w:rsid w:val="00334B39"/>
    <w:rsid w:val="00335103"/>
    <w:rsid w:val="003357DB"/>
    <w:rsid w:val="00335886"/>
    <w:rsid w:val="00336091"/>
    <w:rsid w:val="00336D07"/>
    <w:rsid w:val="0033780A"/>
    <w:rsid w:val="003404F9"/>
    <w:rsid w:val="003433B5"/>
    <w:rsid w:val="003435DA"/>
    <w:rsid w:val="00343AE4"/>
    <w:rsid w:val="00343EA7"/>
    <w:rsid w:val="00343EB9"/>
    <w:rsid w:val="003442F9"/>
    <w:rsid w:val="0034431F"/>
    <w:rsid w:val="003443E0"/>
    <w:rsid w:val="00344674"/>
    <w:rsid w:val="00344AD1"/>
    <w:rsid w:val="00345D79"/>
    <w:rsid w:val="00347B50"/>
    <w:rsid w:val="00347B57"/>
    <w:rsid w:val="00347F26"/>
    <w:rsid w:val="00351D88"/>
    <w:rsid w:val="0035275E"/>
    <w:rsid w:val="003553DE"/>
    <w:rsid w:val="00355716"/>
    <w:rsid w:val="00355C47"/>
    <w:rsid w:val="00355DC6"/>
    <w:rsid w:val="00356490"/>
    <w:rsid w:val="0035799A"/>
    <w:rsid w:val="00357C0C"/>
    <w:rsid w:val="00360392"/>
    <w:rsid w:val="00360E21"/>
    <w:rsid w:val="0036244D"/>
    <w:rsid w:val="003627D2"/>
    <w:rsid w:val="00362A16"/>
    <w:rsid w:val="00363BEC"/>
    <w:rsid w:val="003649FD"/>
    <w:rsid w:val="00364B7E"/>
    <w:rsid w:val="0036559C"/>
    <w:rsid w:val="00365A66"/>
    <w:rsid w:val="003663BA"/>
    <w:rsid w:val="00366485"/>
    <w:rsid w:val="00366831"/>
    <w:rsid w:val="00366EE0"/>
    <w:rsid w:val="00366F30"/>
    <w:rsid w:val="0036731E"/>
    <w:rsid w:val="00367359"/>
    <w:rsid w:val="0037002E"/>
    <w:rsid w:val="003707DD"/>
    <w:rsid w:val="00370E74"/>
    <w:rsid w:val="003714A5"/>
    <w:rsid w:val="00373681"/>
    <w:rsid w:val="00374CC4"/>
    <w:rsid w:val="00374EB8"/>
    <w:rsid w:val="00375411"/>
    <w:rsid w:val="00375538"/>
    <w:rsid w:val="003757D9"/>
    <w:rsid w:val="00375D79"/>
    <w:rsid w:val="00376745"/>
    <w:rsid w:val="00376791"/>
    <w:rsid w:val="00377381"/>
    <w:rsid w:val="00377A50"/>
    <w:rsid w:val="00377EFA"/>
    <w:rsid w:val="00380053"/>
    <w:rsid w:val="0038018B"/>
    <w:rsid w:val="003801AB"/>
    <w:rsid w:val="003841E8"/>
    <w:rsid w:val="00384A43"/>
    <w:rsid w:val="0038679A"/>
    <w:rsid w:val="003905B8"/>
    <w:rsid w:val="003905CF"/>
    <w:rsid w:val="00390AFE"/>
    <w:rsid w:val="00390EAA"/>
    <w:rsid w:val="0039140F"/>
    <w:rsid w:val="003914E0"/>
    <w:rsid w:val="00391AC2"/>
    <w:rsid w:val="00391F71"/>
    <w:rsid w:val="00392282"/>
    <w:rsid w:val="00392693"/>
    <w:rsid w:val="00392949"/>
    <w:rsid w:val="003936E5"/>
    <w:rsid w:val="00393DD4"/>
    <w:rsid w:val="00394357"/>
    <w:rsid w:val="003943BB"/>
    <w:rsid w:val="00394929"/>
    <w:rsid w:val="00394FDD"/>
    <w:rsid w:val="00395764"/>
    <w:rsid w:val="003961A7"/>
    <w:rsid w:val="00396938"/>
    <w:rsid w:val="00397C08"/>
    <w:rsid w:val="003A009C"/>
    <w:rsid w:val="003A0255"/>
    <w:rsid w:val="003A0FA4"/>
    <w:rsid w:val="003A101B"/>
    <w:rsid w:val="003A14D8"/>
    <w:rsid w:val="003A1976"/>
    <w:rsid w:val="003A1D55"/>
    <w:rsid w:val="003A44DC"/>
    <w:rsid w:val="003A4C34"/>
    <w:rsid w:val="003A5008"/>
    <w:rsid w:val="003A530C"/>
    <w:rsid w:val="003A637A"/>
    <w:rsid w:val="003A6B38"/>
    <w:rsid w:val="003A71B5"/>
    <w:rsid w:val="003A71EA"/>
    <w:rsid w:val="003A7AFB"/>
    <w:rsid w:val="003B0234"/>
    <w:rsid w:val="003B0981"/>
    <w:rsid w:val="003B23FD"/>
    <w:rsid w:val="003B253C"/>
    <w:rsid w:val="003B32F5"/>
    <w:rsid w:val="003B3CE9"/>
    <w:rsid w:val="003B4059"/>
    <w:rsid w:val="003B44EF"/>
    <w:rsid w:val="003B44F9"/>
    <w:rsid w:val="003B4745"/>
    <w:rsid w:val="003B4B90"/>
    <w:rsid w:val="003B5544"/>
    <w:rsid w:val="003B557A"/>
    <w:rsid w:val="003B7A2D"/>
    <w:rsid w:val="003B7A30"/>
    <w:rsid w:val="003C027F"/>
    <w:rsid w:val="003C0A66"/>
    <w:rsid w:val="003C1D8E"/>
    <w:rsid w:val="003C2AD2"/>
    <w:rsid w:val="003C3629"/>
    <w:rsid w:val="003C3691"/>
    <w:rsid w:val="003C37CF"/>
    <w:rsid w:val="003C3B8B"/>
    <w:rsid w:val="003C45A4"/>
    <w:rsid w:val="003C4C72"/>
    <w:rsid w:val="003C5419"/>
    <w:rsid w:val="003C5827"/>
    <w:rsid w:val="003C6182"/>
    <w:rsid w:val="003C6719"/>
    <w:rsid w:val="003C6D01"/>
    <w:rsid w:val="003C71D2"/>
    <w:rsid w:val="003C724D"/>
    <w:rsid w:val="003C751F"/>
    <w:rsid w:val="003D069B"/>
    <w:rsid w:val="003D19F4"/>
    <w:rsid w:val="003D2052"/>
    <w:rsid w:val="003D28C6"/>
    <w:rsid w:val="003D2C5A"/>
    <w:rsid w:val="003D2E1C"/>
    <w:rsid w:val="003D38BB"/>
    <w:rsid w:val="003D3BC7"/>
    <w:rsid w:val="003D3D46"/>
    <w:rsid w:val="003D427E"/>
    <w:rsid w:val="003D44C5"/>
    <w:rsid w:val="003D4BE0"/>
    <w:rsid w:val="003D5748"/>
    <w:rsid w:val="003D59BF"/>
    <w:rsid w:val="003D5EFD"/>
    <w:rsid w:val="003D60AE"/>
    <w:rsid w:val="003D61DD"/>
    <w:rsid w:val="003D69F5"/>
    <w:rsid w:val="003D75EF"/>
    <w:rsid w:val="003D7BD4"/>
    <w:rsid w:val="003E0337"/>
    <w:rsid w:val="003E0933"/>
    <w:rsid w:val="003E1EC6"/>
    <w:rsid w:val="003E243E"/>
    <w:rsid w:val="003E2C9B"/>
    <w:rsid w:val="003E2E78"/>
    <w:rsid w:val="003E30B7"/>
    <w:rsid w:val="003E4B2D"/>
    <w:rsid w:val="003E5242"/>
    <w:rsid w:val="003E563C"/>
    <w:rsid w:val="003E574E"/>
    <w:rsid w:val="003F076E"/>
    <w:rsid w:val="003F195B"/>
    <w:rsid w:val="003F3E83"/>
    <w:rsid w:val="003F46EB"/>
    <w:rsid w:val="003F51D5"/>
    <w:rsid w:val="003F5EC3"/>
    <w:rsid w:val="003F5F95"/>
    <w:rsid w:val="003F6EBD"/>
    <w:rsid w:val="003F7298"/>
    <w:rsid w:val="003F74C9"/>
    <w:rsid w:val="003F77CB"/>
    <w:rsid w:val="003F79E8"/>
    <w:rsid w:val="004004AF"/>
    <w:rsid w:val="00400B52"/>
    <w:rsid w:val="00400E7E"/>
    <w:rsid w:val="00400F7B"/>
    <w:rsid w:val="00401107"/>
    <w:rsid w:val="00401722"/>
    <w:rsid w:val="00401854"/>
    <w:rsid w:val="004019C4"/>
    <w:rsid w:val="004019EA"/>
    <w:rsid w:val="00401B2F"/>
    <w:rsid w:val="00401F3D"/>
    <w:rsid w:val="004026C7"/>
    <w:rsid w:val="00402783"/>
    <w:rsid w:val="00402D88"/>
    <w:rsid w:val="0040378B"/>
    <w:rsid w:val="00403AFE"/>
    <w:rsid w:val="004046D5"/>
    <w:rsid w:val="00404D3D"/>
    <w:rsid w:val="004063E9"/>
    <w:rsid w:val="004066F3"/>
    <w:rsid w:val="00406AFC"/>
    <w:rsid w:val="00406DD9"/>
    <w:rsid w:val="00407067"/>
    <w:rsid w:val="004073FD"/>
    <w:rsid w:val="00407E03"/>
    <w:rsid w:val="00410BD1"/>
    <w:rsid w:val="00410E73"/>
    <w:rsid w:val="004115F8"/>
    <w:rsid w:val="0041238E"/>
    <w:rsid w:val="00412BBB"/>
    <w:rsid w:val="0041335C"/>
    <w:rsid w:val="004139AE"/>
    <w:rsid w:val="00413BBB"/>
    <w:rsid w:val="00413CE5"/>
    <w:rsid w:val="00414780"/>
    <w:rsid w:val="0041594C"/>
    <w:rsid w:val="00415B94"/>
    <w:rsid w:val="00415D70"/>
    <w:rsid w:val="00416083"/>
    <w:rsid w:val="0041661A"/>
    <w:rsid w:val="004167DB"/>
    <w:rsid w:val="00416B68"/>
    <w:rsid w:val="0042029C"/>
    <w:rsid w:val="00420CFD"/>
    <w:rsid w:val="0042101B"/>
    <w:rsid w:val="00421A0B"/>
    <w:rsid w:val="00422031"/>
    <w:rsid w:val="00422785"/>
    <w:rsid w:val="004234AA"/>
    <w:rsid w:val="004262A5"/>
    <w:rsid w:val="00426663"/>
    <w:rsid w:val="00426C24"/>
    <w:rsid w:val="00426DF7"/>
    <w:rsid w:val="00427367"/>
    <w:rsid w:val="00427C05"/>
    <w:rsid w:val="00430345"/>
    <w:rsid w:val="00431461"/>
    <w:rsid w:val="0043181C"/>
    <w:rsid w:val="00433346"/>
    <w:rsid w:val="0043373A"/>
    <w:rsid w:val="00433E2B"/>
    <w:rsid w:val="00434B15"/>
    <w:rsid w:val="00434FAE"/>
    <w:rsid w:val="00435136"/>
    <w:rsid w:val="004351BA"/>
    <w:rsid w:val="00435A6A"/>
    <w:rsid w:val="00436579"/>
    <w:rsid w:val="00436C77"/>
    <w:rsid w:val="00437DD7"/>
    <w:rsid w:val="00440BC4"/>
    <w:rsid w:val="004410C6"/>
    <w:rsid w:val="004412E7"/>
    <w:rsid w:val="004414BA"/>
    <w:rsid w:val="0044158D"/>
    <w:rsid w:val="0044194C"/>
    <w:rsid w:val="00441C0A"/>
    <w:rsid w:val="00441DCB"/>
    <w:rsid w:val="00442A91"/>
    <w:rsid w:val="0044356D"/>
    <w:rsid w:val="00443B6C"/>
    <w:rsid w:val="0044412F"/>
    <w:rsid w:val="004444F6"/>
    <w:rsid w:val="00444560"/>
    <w:rsid w:val="00445054"/>
    <w:rsid w:val="004453DD"/>
    <w:rsid w:val="00445A3D"/>
    <w:rsid w:val="00446082"/>
    <w:rsid w:val="004465A3"/>
    <w:rsid w:val="004465E3"/>
    <w:rsid w:val="00446ED9"/>
    <w:rsid w:val="00447FB4"/>
    <w:rsid w:val="00447FBA"/>
    <w:rsid w:val="0045047D"/>
    <w:rsid w:val="0045047F"/>
    <w:rsid w:val="004504D6"/>
    <w:rsid w:val="00450A53"/>
    <w:rsid w:val="00450F9D"/>
    <w:rsid w:val="00452B1E"/>
    <w:rsid w:val="004532DB"/>
    <w:rsid w:val="00453644"/>
    <w:rsid w:val="0045365E"/>
    <w:rsid w:val="00453A73"/>
    <w:rsid w:val="00455CF0"/>
    <w:rsid w:val="0045670E"/>
    <w:rsid w:val="0045676B"/>
    <w:rsid w:val="0045676C"/>
    <w:rsid w:val="00456BBF"/>
    <w:rsid w:val="0045735A"/>
    <w:rsid w:val="004574D0"/>
    <w:rsid w:val="004574DA"/>
    <w:rsid w:val="00460236"/>
    <w:rsid w:val="00460343"/>
    <w:rsid w:val="00460C66"/>
    <w:rsid w:val="00461134"/>
    <w:rsid w:val="00461860"/>
    <w:rsid w:val="00462954"/>
    <w:rsid w:val="004633A0"/>
    <w:rsid w:val="004633FC"/>
    <w:rsid w:val="004635BB"/>
    <w:rsid w:val="00463743"/>
    <w:rsid w:val="00463D0C"/>
    <w:rsid w:val="00463DA0"/>
    <w:rsid w:val="00463E2C"/>
    <w:rsid w:val="004651BB"/>
    <w:rsid w:val="00466BEF"/>
    <w:rsid w:val="00470549"/>
    <w:rsid w:val="0047059C"/>
    <w:rsid w:val="00470754"/>
    <w:rsid w:val="00471934"/>
    <w:rsid w:val="004729FF"/>
    <w:rsid w:val="00473336"/>
    <w:rsid w:val="004733D3"/>
    <w:rsid w:val="0047439A"/>
    <w:rsid w:val="00474A88"/>
    <w:rsid w:val="00474D3C"/>
    <w:rsid w:val="0047528C"/>
    <w:rsid w:val="004764F4"/>
    <w:rsid w:val="00476EF9"/>
    <w:rsid w:val="0047706E"/>
    <w:rsid w:val="004775A7"/>
    <w:rsid w:val="004804D1"/>
    <w:rsid w:val="004805E2"/>
    <w:rsid w:val="00481346"/>
    <w:rsid w:val="0048170B"/>
    <w:rsid w:val="00481919"/>
    <w:rsid w:val="00481AB8"/>
    <w:rsid w:val="00481BB7"/>
    <w:rsid w:val="00481E1D"/>
    <w:rsid w:val="0048208A"/>
    <w:rsid w:val="004820BA"/>
    <w:rsid w:val="0048221E"/>
    <w:rsid w:val="004826AC"/>
    <w:rsid w:val="00483505"/>
    <w:rsid w:val="00484257"/>
    <w:rsid w:val="00484380"/>
    <w:rsid w:val="004845FA"/>
    <w:rsid w:val="00484B5E"/>
    <w:rsid w:val="00485248"/>
    <w:rsid w:val="00485E60"/>
    <w:rsid w:val="00485F0D"/>
    <w:rsid w:val="00486404"/>
    <w:rsid w:val="004871CC"/>
    <w:rsid w:val="00487898"/>
    <w:rsid w:val="0049021F"/>
    <w:rsid w:val="004909CC"/>
    <w:rsid w:val="00491EEC"/>
    <w:rsid w:val="004920D1"/>
    <w:rsid w:val="004928B7"/>
    <w:rsid w:val="00493BC6"/>
    <w:rsid w:val="0049468D"/>
    <w:rsid w:val="0049524E"/>
    <w:rsid w:val="00495421"/>
    <w:rsid w:val="0049672E"/>
    <w:rsid w:val="00497167"/>
    <w:rsid w:val="0049769F"/>
    <w:rsid w:val="004A0308"/>
    <w:rsid w:val="004A07EF"/>
    <w:rsid w:val="004A12AB"/>
    <w:rsid w:val="004A1D62"/>
    <w:rsid w:val="004A2326"/>
    <w:rsid w:val="004A2DF4"/>
    <w:rsid w:val="004A30D2"/>
    <w:rsid w:val="004A38A0"/>
    <w:rsid w:val="004A3EA7"/>
    <w:rsid w:val="004A5236"/>
    <w:rsid w:val="004A5351"/>
    <w:rsid w:val="004A6B4A"/>
    <w:rsid w:val="004A6DF5"/>
    <w:rsid w:val="004A7073"/>
    <w:rsid w:val="004A71BD"/>
    <w:rsid w:val="004A797A"/>
    <w:rsid w:val="004B09C1"/>
    <w:rsid w:val="004B122A"/>
    <w:rsid w:val="004B150B"/>
    <w:rsid w:val="004B21A1"/>
    <w:rsid w:val="004B22E8"/>
    <w:rsid w:val="004B26AF"/>
    <w:rsid w:val="004B2FEC"/>
    <w:rsid w:val="004B4103"/>
    <w:rsid w:val="004B42ED"/>
    <w:rsid w:val="004B4838"/>
    <w:rsid w:val="004B5290"/>
    <w:rsid w:val="004B5320"/>
    <w:rsid w:val="004B55AE"/>
    <w:rsid w:val="004B5858"/>
    <w:rsid w:val="004B6358"/>
    <w:rsid w:val="004B714F"/>
    <w:rsid w:val="004B755D"/>
    <w:rsid w:val="004C1D4C"/>
    <w:rsid w:val="004C22C9"/>
    <w:rsid w:val="004C3605"/>
    <w:rsid w:val="004C3BBD"/>
    <w:rsid w:val="004C42C9"/>
    <w:rsid w:val="004C4BFB"/>
    <w:rsid w:val="004C5628"/>
    <w:rsid w:val="004C6440"/>
    <w:rsid w:val="004C6801"/>
    <w:rsid w:val="004C766C"/>
    <w:rsid w:val="004D1F21"/>
    <w:rsid w:val="004D3C3A"/>
    <w:rsid w:val="004D41C1"/>
    <w:rsid w:val="004D42DA"/>
    <w:rsid w:val="004D44FE"/>
    <w:rsid w:val="004D4536"/>
    <w:rsid w:val="004D4D9D"/>
    <w:rsid w:val="004D5ECE"/>
    <w:rsid w:val="004D5FE4"/>
    <w:rsid w:val="004D60D6"/>
    <w:rsid w:val="004D6732"/>
    <w:rsid w:val="004D6BDD"/>
    <w:rsid w:val="004D6F64"/>
    <w:rsid w:val="004D7344"/>
    <w:rsid w:val="004E0064"/>
    <w:rsid w:val="004E05B3"/>
    <w:rsid w:val="004E12EA"/>
    <w:rsid w:val="004E1673"/>
    <w:rsid w:val="004E1BBC"/>
    <w:rsid w:val="004E399B"/>
    <w:rsid w:val="004E3BA0"/>
    <w:rsid w:val="004E3DA0"/>
    <w:rsid w:val="004E47A2"/>
    <w:rsid w:val="004E55A7"/>
    <w:rsid w:val="004E5608"/>
    <w:rsid w:val="004E5DEC"/>
    <w:rsid w:val="004E68F4"/>
    <w:rsid w:val="004E73B6"/>
    <w:rsid w:val="004E7A3E"/>
    <w:rsid w:val="004F0755"/>
    <w:rsid w:val="004F088D"/>
    <w:rsid w:val="004F0E34"/>
    <w:rsid w:val="004F0F6A"/>
    <w:rsid w:val="004F10B3"/>
    <w:rsid w:val="004F112F"/>
    <w:rsid w:val="004F12EB"/>
    <w:rsid w:val="004F1579"/>
    <w:rsid w:val="004F167F"/>
    <w:rsid w:val="004F18C3"/>
    <w:rsid w:val="004F1D84"/>
    <w:rsid w:val="004F285E"/>
    <w:rsid w:val="004F2ED5"/>
    <w:rsid w:val="004F3134"/>
    <w:rsid w:val="004F3AEE"/>
    <w:rsid w:val="004F41E0"/>
    <w:rsid w:val="004F47AC"/>
    <w:rsid w:val="004F4C21"/>
    <w:rsid w:val="004F52C7"/>
    <w:rsid w:val="004F53CA"/>
    <w:rsid w:val="004F5528"/>
    <w:rsid w:val="004F570E"/>
    <w:rsid w:val="004F592A"/>
    <w:rsid w:val="004F5AED"/>
    <w:rsid w:val="004F5CCF"/>
    <w:rsid w:val="004F5FE1"/>
    <w:rsid w:val="004F65D2"/>
    <w:rsid w:val="00500BD7"/>
    <w:rsid w:val="0050211B"/>
    <w:rsid w:val="00502C93"/>
    <w:rsid w:val="00503972"/>
    <w:rsid w:val="0050443F"/>
    <w:rsid w:val="0050501F"/>
    <w:rsid w:val="005052F8"/>
    <w:rsid w:val="005058D6"/>
    <w:rsid w:val="00505DB9"/>
    <w:rsid w:val="005073FA"/>
    <w:rsid w:val="00507666"/>
    <w:rsid w:val="00507718"/>
    <w:rsid w:val="005106CB"/>
    <w:rsid w:val="0051079F"/>
    <w:rsid w:val="00510828"/>
    <w:rsid w:val="00510B95"/>
    <w:rsid w:val="00510BAF"/>
    <w:rsid w:val="00510C7A"/>
    <w:rsid w:val="005110B2"/>
    <w:rsid w:val="00511317"/>
    <w:rsid w:val="005124F2"/>
    <w:rsid w:val="00512759"/>
    <w:rsid w:val="005128B9"/>
    <w:rsid w:val="00513C91"/>
    <w:rsid w:val="00513DB6"/>
    <w:rsid w:val="0051431F"/>
    <w:rsid w:val="005143C5"/>
    <w:rsid w:val="005143F3"/>
    <w:rsid w:val="005152FE"/>
    <w:rsid w:val="005154C0"/>
    <w:rsid w:val="005155F7"/>
    <w:rsid w:val="00516004"/>
    <w:rsid w:val="005160B1"/>
    <w:rsid w:val="0051671F"/>
    <w:rsid w:val="00516801"/>
    <w:rsid w:val="00516A60"/>
    <w:rsid w:val="00517210"/>
    <w:rsid w:val="00520303"/>
    <w:rsid w:val="0052068A"/>
    <w:rsid w:val="00520A73"/>
    <w:rsid w:val="00520FB6"/>
    <w:rsid w:val="0052120B"/>
    <w:rsid w:val="005212DA"/>
    <w:rsid w:val="005222CC"/>
    <w:rsid w:val="0052257B"/>
    <w:rsid w:val="00522E6E"/>
    <w:rsid w:val="005230DF"/>
    <w:rsid w:val="00523A30"/>
    <w:rsid w:val="00524B0B"/>
    <w:rsid w:val="005250E7"/>
    <w:rsid w:val="00525AB5"/>
    <w:rsid w:val="005279F0"/>
    <w:rsid w:val="00530555"/>
    <w:rsid w:val="00530AF6"/>
    <w:rsid w:val="00531C10"/>
    <w:rsid w:val="00532193"/>
    <w:rsid w:val="005336C5"/>
    <w:rsid w:val="00533B52"/>
    <w:rsid w:val="00533DCC"/>
    <w:rsid w:val="00533EC1"/>
    <w:rsid w:val="00534050"/>
    <w:rsid w:val="00534092"/>
    <w:rsid w:val="005345E0"/>
    <w:rsid w:val="00534DDE"/>
    <w:rsid w:val="00535005"/>
    <w:rsid w:val="00535FBA"/>
    <w:rsid w:val="00536ED8"/>
    <w:rsid w:val="005370D7"/>
    <w:rsid w:val="00537ACA"/>
    <w:rsid w:val="00537B57"/>
    <w:rsid w:val="005403B4"/>
    <w:rsid w:val="005409EE"/>
    <w:rsid w:val="00541B46"/>
    <w:rsid w:val="00541CD5"/>
    <w:rsid w:val="00542879"/>
    <w:rsid w:val="00542E93"/>
    <w:rsid w:val="00543135"/>
    <w:rsid w:val="005435DF"/>
    <w:rsid w:val="00544BDA"/>
    <w:rsid w:val="0054501E"/>
    <w:rsid w:val="00545285"/>
    <w:rsid w:val="0054566E"/>
    <w:rsid w:val="00545908"/>
    <w:rsid w:val="00545C6E"/>
    <w:rsid w:val="00546553"/>
    <w:rsid w:val="005466C4"/>
    <w:rsid w:val="00547146"/>
    <w:rsid w:val="00547B47"/>
    <w:rsid w:val="00551AE7"/>
    <w:rsid w:val="00552004"/>
    <w:rsid w:val="005529BB"/>
    <w:rsid w:val="00552BCF"/>
    <w:rsid w:val="0055332F"/>
    <w:rsid w:val="005542F3"/>
    <w:rsid w:val="0055490E"/>
    <w:rsid w:val="00554D7C"/>
    <w:rsid w:val="00556080"/>
    <w:rsid w:val="005560AD"/>
    <w:rsid w:val="00556601"/>
    <w:rsid w:val="00556A6B"/>
    <w:rsid w:val="00557D4E"/>
    <w:rsid w:val="00560302"/>
    <w:rsid w:val="00560CCC"/>
    <w:rsid w:val="00561D3F"/>
    <w:rsid w:val="00561D97"/>
    <w:rsid w:val="0056231C"/>
    <w:rsid w:val="0056278F"/>
    <w:rsid w:val="0056332C"/>
    <w:rsid w:val="0056347E"/>
    <w:rsid w:val="00563DE2"/>
    <w:rsid w:val="0056455E"/>
    <w:rsid w:val="0056512B"/>
    <w:rsid w:val="00565E7A"/>
    <w:rsid w:val="00566CDF"/>
    <w:rsid w:val="005671E0"/>
    <w:rsid w:val="005679B5"/>
    <w:rsid w:val="00570401"/>
    <w:rsid w:val="00570A31"/>
    <w:rsid w:val="00570F03"/>
    <w:rsid w:val="00571385"/>
    <w:rsid w:val="00571514"/>
    <w:rsid w:val="00571C89"/>
    <w:rsid w:val="005722A1"/>
    <w:rsid w:val="00573DEB"/>
    <w:rsid w:val="005748C3"/>
    <w:rsid w:val="00574910"/>
    <w:rsid w:val="00575B9A"/>
    <w:rsid w:val="00575EE7"/>
    <w:rsid w:val="005760F7"/>
    <w:rsid w:val="005768CC"/>
    <w:rsid w:val="005768D9"/>
    <w:rsid w:val="00576A01"/>
    <w:rsid w:val="00576CF9"/>
    <w:rsid w:val="00577437"/>
    <w:rsid w:val="005802D4"/>
    <w:rsid w:val="0058171D"/>
    <w:rsid w:val="00582941"/>
    <w:rsid w:val="005830AB"/>
    <w:rsid w:val="00584E4A"/>
    <w:rsid w:val="00584ECB"/>
    <w:rsid w:val="005855C3"/>
    <w:rsid w:val="005868A3"/>
    <w:rsid w:val="00590340"/>
    <w:rsid w:val="00591F19"/>
    <w:rsid w:val="005921D7"/>
    <w:rsid w:val="0059373B"/>
    <w:rsid w:val="005949E3"/>
    <w:rsid w:val="0059558C"/>
    <w:rsid w:val="0059747C"/>
    <w:rsid w:val="0059798F"/>
    <w:rsid w:val="00597C5A"/>
    <w:rsid w:val="00597DBC"/>
    <w:rsid w:val="005A09FE"/>
    <w:rsid w:val="005A0ACE"/>
    <w:rsid w:val="005A19DB"/>
    <w:rsid w:val="005A1B10"/>
    <w:rsid w:val="005A1DFC"/>
    <w:rsid w:val="005A25FC"/>
    <w:rsid w:val="005A2BFD"/>
    <w:rsid w:val="005A2E5C"/>
    <w:rsid w:val="005A3858"/>
    <w:rsid w:val="005A3993"/>
    <w:rsid w:val="005A3C4C"/>
    <w:rsid w:val="005A4233"/>
    <w:rsid w:val="005A563B"/>
    <w:rsid w:val="005A5B41"/>
    <w:rsid w:val="005A657F"/>
    <w:rsid w:val="005A6869"/>
    <w:rsid w:val="005A6A43"/>
    <w:rsid w:val="005A73A1"/>
    <w:rsid w:val="005A766E"/>
    <w:rsid w:val="005A7C28"/>
    <w:rsid w:val="005A7EC6"/>
    <w:rsid w:val="005B09DF"/>
    <w:rsid w:val="005B0CCB"/>
    <w:rsid w:val="005B0FCB"/>
    <w:rsid w:val="005B1068"/>
    <w:rsid w:val="005B16E2"/>
    <w:rsid w:val="005B28BD"/>
    <w:rsid w:val="005B2DC2"/>
    <w:rsid w:val="005B47CF"/>
    <w:rsid w:val="005B488C"/>
    <w:rsid w:val="005B5CEE"/>
    <w:rsid w:val="005B5D31"/>
    <w:rsid w:val="005B6421"/>
    <w:rsid w:val="005B6DDD"/>
    <w:rsid w:val="005B6E47"/>
    <w:rsid w:val="005B7B25"/>
    <w:rsid w:val="005C0890"/>
    <w:rsid w:val="005C1AE8"/>
    <w:rsid w:val="005C1D00"/>
    <w:rsid w:val="005C1D96"/>
    <w:rsid w:val="005C282C"/>
    <w:rsid w:val="005C2AB0"/>
    <w:rsid w:val="005C2D88"/>
    <w:rsid w:val="005C417D"/>
    <w:rsid w:val="005C460F"/>
    <w:rsid w:val="005C4BC8"/>
    <w:rsid w:val="005C5308"/>
    <w:rsid w:val="005C53C8"/>
    <w:rsid w:val="005C64E2"/>
    <w:rsid w:val="005C65AA"/>
    <w:rsid w:val="005C66D3"/>
    <w:rsid w:val="005C7631"/>
    <w:rsid w:val="005C7933"/>
    <w:rsid w:val="005C7E95"/>
    <w:rsid w:val="005D0920"/>
    <w:rsid w:val="005D0F47"/>
    <w:rsid w:val="005D1419"/>
    <w:rsid w:val="005D16BA"/>
    <w:rsid w:val="005D17B0"/>
    <w:rsid w:val="005D18C4"/>
    <w:rsid w:val="005D1CFD"/>
    <w:rsid w:val="005D22B2"/>
    <w:rsid w:val="005D2D4B"/>
    <w:rsid w:val="005D3CCD"/>
    <w:rsid w:val="005D3DD6"/>
    <w:rsid w:val="005D4FFC"/>
    <w:rsid w:val="005D58B6"/>
    <w:rsid w:val="005D5E55"/>
    <w:rsid w:val="005D69F1"/>
    <w:rsid w:val="005D7285"/>
    <w:rsid w:val="005E0EB8"/>
    <w:rsid w:val="005E1184"/>
    <w:rsid w:val="005E121B"/>
    <w:rsid w:val="005E12F3"/>
    <w:rsid w:val="005E1DF9"/>
    <w:rsid w:val="005E20CD"/>
    <w:rsid w:val="005E35CE"/>
    <w:rsid w:val="005E373F"/>
    <w:rsid w:val="005E3FD0"/>
    <w:rsid w:val="005E4C30"/>
    <w:rsid w:val="005E4CA7"/>
    <w:rsid w:val="005E4DBA"/>
    <w:rsid w:val="005E4DE9"/>
    <w:rsid w:val="005E5EDB"/>
    <w:rsid w:val="005E7254"/>
    <w:rsid w:val="005E73CB"/>
    <w:rsid w:val="005E78F7"/>
    <w:rsid w:val="005F00AB"/>
    <w:rsid w:val="005F0A1D"/>
    <w:rsid w:val="005F0BC7"/>
    <w:rsid w:val="005F0E6C"/>
    <w:rsid w:val="005F109D"/>
    <w:rsid w:val="005F1473"/>
    <w:rsid w:val="005F1594"/>
    <w:rsid w:val="005F20AE"/>
    <w:rsid w:val="005F22CC"/>
    <w:rsid w:val="005F246A"/>
    <w:rsid w:val="005F2631"/>
    <w:rsid w:val="005F2EE1"/>
    <w:rsid w:val="005F329D"/>
    <w:rsid w:val="005F33CB"/>
    <w:rsid w:val="005F4AF4"/>
    <w:rsid w:val="005F4FA3"/>
    <w:rsid w:val="005F5154"/>
    <w:rsid w:val="005F5522"/>
    <w:rsid w:val="005F704E"/>
    <w:rsid w:val="00600255"/>
    <w:rsid w:val="00600698"/>
    <w:rsid w:val="00600741"/>
    <w:rsid w:val="006011AB"/>
    <w:rsid w:val="0060167B"/>
    <w:rsid w:val="00602220"/>
    <w:rsid w:val="006027B0"/>
    <w:rsid w:val="00603632"/>
    <w:rsid w:val="00603A06"/>
    <w:rsid w:val="0060406C"/>
    <w:rsid w:val="0060417D"/>
    <w:rsid w:val="006041E7"/>
    <w:rsid w:val="006046D4"/>
    <w:rsid w:val="00604A2B"/>
    <w:rsid w:val="00605700"/>
    <w:rsid w:val="00606E30"/>
    <w:rsid w:val="00607A28"/>
    <w:rsid w:val="00607AD1"/>
    <w:rsid w:val="00607F23"/>
    <w:rsid w:val="0061071D"/>
    <w:rsid w:val="006108EC"/>
    <w:rsid w:val="0061189B"/>
    <w:rsid w:val="00611B75"/>
    <w:rsid w:val="00612497"/>
    <w:rsid w:val="006139CB"/>
    <w:rsid w:val="00613BFA"/>
    <w:rsid w:val="00614339"/>
    <w:rsid w:val="00615484"/>
    <w:rsid w:val="006159E3"/>
    <w:rsid w:val="00615EA2"/>
    <w:rsid w:val="00616289"/>
    <w:rsid w:val="00617A55"/>
    <w:rsid w:val="00617C98"/>
    <w:rsid w:val="00620D84"/>
    <w:rsid w:val="00620DD0"/>
    <w:rsid w:val="006211C9"/>
    <w:rsid w:val="0062462D"/>
    <w:rsid w:val="00624F6F"/>
    <w:rsid w:val="0062519D"/>
    <w:rsid w:val="00625C8E"/>
    <w:rsid w:val="00626014"/>
    <w:rsid w:val="006265C0"/>
    <w:rsid w:val="00626A12"/>
    <w:rsid w:val="00626A92"/>
    <w:rsid w:val="00626CEA"/>
    <w:rsid w:val="00626FAE"/>
    <w:rsid w:val="00627519"/>
    <w:rsid w:val="00627FE8"/>
    <w:rsid w:val="00630C0F"/>
    <w:rsid w:val="00631247"/>
    <w:rsid w:val="00631535"/>
    <w:rsid w:val="00631972"/>
    <w:rsid w:val="0063242B"/>
    <w:rsid w:val="00632488"/>
    <w:rsid w:val="00633AA2"/>
    <w:rsid w:val="006349D6"/>
    <w:rsid w:val="00635F5E"/>
    <w:rsid w:val="00636649"/>
    <w:rsid w:val="006369EB"/>
    <w:rsid w:val="00636B8C"/>
    <w:rsid w:val="00636D95"/>
    <w:rsid w:val="00637A14"/>
    <w:rsid w:val="00637EDD"/>
    <w:rsid w:val="00640BB5"/>
    <w:rsid w:val="00641201"/>
    <w:rsid w:val="00641C8F"/>
    <w:rsid w:val="00641E8A"/>
    <w:rsid w:val="006423D6"/>
    <w:rsid w:val="0064293D"/>
    <w:rsid w:val="00642D9F"/>
    <w:rsid w:val="00643F3F"/>
    <w:rsid w:val="00644415"/>
    <w:rsid w:val="00644591"/>
    <w:rsid w:val="00645935"/>
    <w:rsid w:val="00645F25"/>
    <w:rsid w:val="00646066"/>
    <w:rsid w:val="00646BBF"/>
    <w:rsid w:val="00647608"/>
    <w:rsid w:val="00647633"/>
    <w:rsid w:val="00651D01"/>
    <w:rsid w:val="00652DD7"/>
    <w:rsid w:val="00653265"/>
    <w:rsid w:val="00653943"/>
    <w:rsid w:val="00654732"/>
    <w:rsid w:val="00655F05"/>
    <w:rsid w:val="0065610E"/>
    <w:rsid w:val="006570FD"/>
    <w:rsid w:val="00657401"/>
    <w:rsid w:val="00657765"/>
    <w:rsid w:val="00657C38"/>
    <w:rsid w:val="00657FD5"/>
    <w:rsid w:val="00660D9C"/>
    <w:rsid w:val="00660DC2"/>
    <w:rsid w:val="006610BE"/>
    <w:rsid w:val="00661217"/>
    <w:rsid w:val="006612C9"/>
    <w:rsid w:val="00661691"/>
    <w:rsid w:val="0066283F"/>
    <w:rsid w:val="00663699"/>
    <w:rsid w:val="00663FC6"/>
    <w:rsid w:val="00664FB2"/>
    <w:rsid w:val="00665097"/>
    <w:rsid w:val="00665698"/>
    <w:rsid w:val="0066578A"/>
    <w:rsid w:val="0066579F"/>
    <w:rsid w:val="00666DA7"/>
    <w:rsid w:val="006673A6"/>
    <w:rsid w:val="006678A1"/>
    <w:rsid w:val="00671A12"/>
    <w:rsid w:val="006721C3"/>
    <w:rsid w:val="0067247A"/>
    <w:rsid w:val="00672509"/>
    <w:rsid w:val="006734C9"/>
    <w:rsid w:val="0067502E"/>
    <w:rsid w:val="00675283"/>
    <w:rsid w:val="00676395"/>
    <w:rsid w:val="006768C1"/>
    <w:rsid w:val="00676D60"/>
    <w:rsid w:val="006770A6"/>
    <w:rsid w:val="00677618"/>
    <w:rsid w:val="00677959"/>
    <w:rsid w:val="0068093B"/>
    <w:rsid w:val="0068139D"/>
    <w:rsid w:val="00681855"/>
    <w:rsid w:val="00682667"/>
    <w:rsid w:val="00682AF9"/>
    <w:rsid w:val="00682DD5"/>
    <w:rsid w:val="00682F20"/>
    <w:rsid w:val="0068311F"/>
    <w:rsid w:val="006832AA"/>
    <w:rsid w:val="0068360E"/>
    <w:rsid w:val="00684D27"/>
    <w:rsid w:val="00685CD2"/>
    <w:rsid w:val="006864FE"/>
    <w:rsid w:val="0068675B"/>
    <w:rsid w:val="006867E4"/>
    <w:rsid w:val="006903E2"/>
    <w:rsid w:val="00690D7B"/>
    <w:rsid w:val="0069110F"/>
    <w:rsid w:val="0069149F"/>
    <w:rsid w:val="006916BF"/>
    <w:rsid w:val="0069212E"/>
    <w:rsid w:val="00692232"/>
    <w:rsid w:val="006923BD"/>
    <w:rsid w:val="00692B9F"/>
    <w:rsid w:val="00692C2B"/>
    <w:rsid w:val="006933FF"/>
    <w:rsid w:val="006937E3"/>
    <w:rsid w:val="00693BBF"/>
    <w:rsid w:val="006941DB"/>
    <w:rsid w:val="0069458E"/>
    <w:rsid w:val="00695110"/>
    <w:rsid w:val="0069564E"/>
    <w:rsid w:val="00696810"/>
    <w:rsid w:val="00696C16"/>
    <w:rsid w:val="00696DA5"/>
    <w:rsid w:val="00697041"/>
    <w:rsid w:val="006975A2"/>
    <w:rsid w:val="00697610"/>
    <w:rsid w:val="00697995"/>
    <w:rsid w:val="006A095D"/>
    <w:rsid w:val="006A0A8B"/>
    <w:rsid w:val="006A0C5F"/>
    <w:rsid w:val="006A3A5B"/>
    <w:rsid w:val="006A43F2"/>
    <w:rsid w:val="006A523B"/>
    <w:rsid w:val="006A633A"/>
    <w:rsid w:val="006A70F7"/>
    <w:rsid w:val="006A7424"/>
    <w:rsid w:val="006B0E14"/>
    <w:rsid w:val="006B34C3"/>
    <w:rsid w:val="006B4040"/>
    <w:rsid w:val="006B54F6"/>
    <w:rsid w:val="006B6137"/>
    <w:rsid w:val="006B62B1"/>
    <w:rsid w:val="006B71D5"/>
    <w:rsid w:val="006B746F"/>
    <w:rsid w:val="006B7A26"/>
    <w:rsid w:val="006C03CF"/>
    <w:rsid w:val="006C06B0"/>
    <w:rsid w:val="006C098A"/>
    <w:rsid w:val="006C0EE4"/>
    <w:rsid w:val="006C1B8B"/>
    <w:rsid w:val="006C26BA"/>
    <w:rsid w:val="006C2E9F"/>
    <w:rsid w:val="006C3164"/>
    <w:rsid w:val="006C34EF"/>
    <w:rsid w:val="006C4569"/>
    <w:rsid w:val="006C4648"/>
    <w:rsid w:val="006C52D1"/>
    <w:rsid w:val="006C52EA"/>
    <w:rsid w:val="006C5E33"/>
    <w:rsid w:val="006C6006"/>
    <w:rsid w:val="006C6462"/>
    <w:rsid w:val="006C6C16"/>
    <w:rsid w:val="006C6FD5"/>
    <w:rsid w:val="006C7632"/>
    <w:rsid w:val="006C79A8"/>
    <w:rsid w:val="006C7B61"/>
    <w:rsid w:val="006D05F5"/>
    <w:rsid w:val="006D0A44"/>
    <w:rsid w:val="006D20C3"/>
    <w:rsid w:val="006D2966"/>
    <w:rsid w:val="006D30CD"/>
    <w:rsid w:val="006D36AF"/>
    <w:rsid w:val="006D45CB"/>
    <w:rsid w:val="006D47E6"/>
    <w:rsid w:val="006D4C5C"/>
    <w:rsid w:val="006D5AFB"/>
    <w:rsid w:val="006D5F62"/>
    <w:rsid w:val="006D67B4"/>
    <w:rsid w:val="006D6977"/>
    <w:rsid w:val="006D6FA8"/>
    <w:rsid w:val="006D7231"/>
    <w:rsid w:val="006D7CE5"/>
    <w:rsid w:val="006D7CEA"/>
    <w:rsid w:val="006E02CC"/>
    <w:rsid w:val="006E173D"/>
    <w:rsid w:val="006E1FF7"/>
    <w:rsid w:val="006E2CB2"/>
    <w:rsid w:val="006E3298"/>
    <w:rsid w:val="006E41ED"/>
    <w:rsid w:val="006E5284"/>
    <w:rsid w:val="006E66CA"/>
    <w:rsid w:val="006F0F82"/>
    <w:rsid w:val="006F1074"/>
    <w:rsid w:val="006F1A5F"/>
    <w:rsid w:val="006F1FE6"/>
    <w:rsid w:val="006F2965"/>
    <w:rsid w:val="006F30B1"/>
    <w:rsid w:val="006F3385"/>
    <w:rsid w:val="006F40CD"/>
    <w:rsid w:val="006F468E"/>
    <w:rsid w:val="006F5E64"/>
    <w:rsid w:val="006F60C9"/>
    <w:rsid w:val="006F6222"/>
    <w:rsid w:val="006F62DE"/>
    <w:rsid w:val="006F67E7"/>
    <w:rsid w:val="006F6ED4"/>
    <w:rsid w:val="006F7252"/>
    <w:rsid w:val="006F785C"/>
    <w:rsid w:val="006F7B6C"/>
    <w:rsid w:val="006F7C04"/>
    <w:rsid w:val="0070221B"/>
    <w:rsid w:val="007025D2"/>
    <w:rsid w:val="00702BAB"/>
    <w:rsid w:val="00703951"/>
    <w:rsid w:val="007039C2"/>
    <w:rsid w:val="00704EDA"/>
    <w:rsid w:val="00704F56"/>
    <w:rsid w:val="00705911"/>
    <w:rsid w:val="00706E42"/>
    <w:rsid w:val="00707E7C"/>
    <w:rsid w:val="007101B2"/>
    <w:rsid w:val="007109DA"/>
    <w:rsid w:val="00711173"/>
    <w:rsid w:val="0071118E"/>
    <w:rsid w:val="007116A8"/>
    <w:rsid w:val="00711803"/>
    <w:rsid w:val="007118FD"/>
    <w:rsid w:val="00711F8C"/>
    <w:rsid w:val="00711FD9"/>
    <w:rsid w:val="0071238E"/>
    <w:rsid w:val="00712D47"/>
    <w:rsid w:val="007136B5"/>
    <w:rsid w:val="007139AA"/>
    <w:rsid w:val="00714404"/>
    <w:rsid w:val="00714A7A"/>
    <w:rsid w:val="00714AA7"/>
    <w:rsid w:val="007156AF"/>
    <w:rsid w:val="00715932"/>
    <w:rsid w:val="007159E5"/>
    <w:rsid w:val="00715D60"/>
    <w:rsid w:val="0071620F"/>
    <w:rsid w:val="00716294"/>
    <w:rsid w:val="007172A0"/>
    <w:rsid w:val="00717392"/>
    <w:rsid w:val="00717894"/>
    <w:rsid w:val="00721681"/>
    <w:rsid w:val="00722055"/>
    <w:rsid w:val="007224B9"/>
    <w:rsid w:val="007229E8"/>
    <w:rsid w:val="00723747"/>
    <w:rsid w:val="0072384F"/>
    <w:rsid w:val="00723896"/>
    <w:rsid w:val="00724521"/>
    <w:rsid w:val="00724B81"/>
    <w:rsid w:val="007253C4"/>
    <w:rsid w:val="0072555F"/>
    <w:rsid w:val="00725651"/>
    <w:rsid w:val="00725A35"/>
    <w:rsid w:val="0072602C"/>
    <w:rsid w:val="00726B30"/>
    <w:rsid w:val="00726B5F"/>
    <w:rsid w:val="007272A0"/>
    <w:rsid w:val="00727735"/>
    <w:rsid w:val="00727F0F"/>
    <w:rsid w:val="007306E8"/>
    <w:rsid w:val="00730AFB"/>
    <w:rsid w:val="00730E2D"/>
    <w:rsid w:val="007324BA"/>
    <w:rsid w:val="00732BCB"/>
    <w:rsid w:val="00733897"/>
    <w:rsid w:val="00734135"/>
    <w:rsid w:val="00734431"/>
    <w:rsid w:val="007344F5"/>
    <w:rsid w:val="00734DBB"/>
    <w:rsid w:val="00735842"/>
    <w:rsid w:val="00735AF7"/>
    <w:rsid w:val="00736765"/>
    <w:rsid w:val="00736DBA"/>
    <w:rsid w:val="007375FE"/>
    <w:rsid w:val="00737F46"/>
    <w:rsid w:val="00740204"/>
    <w:rsid w:val="007420AE"/>
    <w:rsid w:val="0074280F"/>
    <w:rsid w:val="00743191"/>
    <w:rsid w:val="007437F4"/>
    <w:rsid w:val="00744136"/>
    <w:rsid w:val="007456DA"/>
    <w:rsid w:val="0074577C"/>
    <w:rsid w:val="00745A72"/>
    <w:rsid w:val="00745B96"/>
    <w:rsid w:val="00745C93"/>
    <w:rsid w:val="00746625"/>
    <w:rsid w:val="00746710"/>
    <w:rsid w:val="00746D5A"/>
    <w:rsid w:val="007472DF"/>
    <w:rsid w:val="00750F1B"/>
    <w:rsid w:val="00751A82"/>
    <w:rsid w:val="00752358"/>
    <w:rsid w:val="00753826"/>
    <w:rsid w:val="007538E5"/>
    <w:rsid w:val="0075394A"/>
    <w:rsid w:val="0075451A"/>
    <w:rsid w:val="007545E0"/>
    <w:rsid w:val="00754A35"/>
    <w:rsid w:val="00756076"/>
    <w:rsid w:val="00757E3B"/>
    <w:rsid w:val="00760275"/>
    <w:rsid w:val="007614AE"/>
    <w:rsid w:val="0076232B"/>
    <w:rsid w:val="0076234F"/>
    <w:rsid w:val="00762CDE"/>
    <w:rsid w:val="00762DF0"/>
    <w:rsid w:val="0076359B"/>
    <w:rsid w:val="00763BCF"/>
    <w:rsid w:val="0076425A"/>
    <w:rsid w:val="007648FD"/>
    <w:rsid w:val="00764F1A"/>
    <w:rsid w:val="00765E05"/>
    <w:rsid w:val="00766914"/>
    <w:rsid w:val="0077021C"/>
    <w:rsid w:val="00771AEE"/>
    <w:rsid w:val="007722CD"/>
    <w:rsid w:val="0077265C"/>
    <w:rsid w:val="00772C65"/>
    <w:rsid w:val="00772E3E"/>
    <w:rsid w:val="00772EEC"/>
    <w:rsid w:val="00773240"/>
    <w:rsid w:val="0077432E"/>
    <w:rsid w:val="007747C4"/>
    <w:rsid w:val="007755CB"/>
    <w:rsid w:val="00775B07"/>
    <w:rsid w:val="00775F10"/>
    <w:rsid w:val="00775F69"/>
    <w:rsid w:val="00776157"/>
    <w:rsid w:val="0077625A"/>
    <w:rsid w:val="00776A6C"/>
    <w:rsid w:val="00777D09"/>
    <w:rsid w:val="00777E49"/>
    <w:rsid w:val="00780AFB"/>
    <w:rsid w:val="00781554"/>
    <w:rsid w:val="007817A6"/>
    <w:rsid w:val="00782109"/>
    <w:rsid w:val="007824B8"/>
    <w:rsid w:val="00782D3E"/>
    <w:rsid w:val="00782E82"/>
    <w:rsid w:val="00783A13"/>
    <w:rsid w:val="007845E6"/>
    <w:rsid w:val="007848F5"/>
    <w:rsid w:val="00784B3F"/>
    <w:rsid w:val="00784C45"/>
    <w:rsid w:val="00785B55"/>
    <w:rsid w:val="00785EF0"/>
    <w:rsid w:val="0078714A"/>
    <w:rsid w:val="0078736E"/>
    <w:rsid w:val="007877B1"/>
    <w:rsid w:val="00787A22"/>
    <w:rsid w:val="00787CFA"/>
    <w:rsid w:val="00787EDE"/>
    <w:rsid w:val="00791A7D"/>
    <w:rsid w:val="00791DB4"/>
    <w:rsid w:val="00791EC8"/>
    <w:rsid w:val="00792103"/>
    <w:rsid w:val="00792119"/>
    <w:rsid w:val="00793F71"/>
    <w:rsid w:val="007940F8"/>
    <w:rsid w:val="00794C30"/>
    <w:rsid w:val="007956AE"/>
    <w:rsid w:val="00795836"/>
    <w:rsid w:val="0079592D"/>
    <w:rsid w:val="00795B13"/>
    <w:rsid w:val="00795F52"/>
    <w:rsid w:val="007960C9"/>
    <w:rsid w:val="007962A1"/>
    <w:rsid w:val="00796B11"/>
    <w:rsid w:val="0079705B"/>
    <w:rsid w:val="00797375"/>
    <w:rsid w:val="007A031F"/>
    <w:rsid w:val="007A0698"/>
    <w:rsid w:val="007A0E71"/>
    <w:rsid w:val="007A348E"/>
    <w:rsid w:val="007A3662"/>
    <w:rsid w:val="007A38D1"/>
    <w:rsid w:val="007A3D11"/>
    <w:rsid w:val="007A43D2"/>
    <w:rsid w:val="007A45CC"/>
    <w:rsid w:val="007A4B96"/>
    <w:rsid w:val="007A5773"/>
    <w:rsid w:val="007A5E73"/>
    <w:rsid w:val="007A68B5"/>
    <w:rsid w:val="007A6AAF"/>
    <w:rsid w:val="007A739E"/>
    <w:rsid w:val="007A78AA"/>
    <w:rsid w:val="007B15E3"/>
    <w:rsid w:val="007B19B4"/>
    <w:rsid w:val="007B1BCE"/>
    <w:rsid w:val="007B1D19"/>
    <w:rsid w:val="007B233C"/>
    <w:rsid w:val="007B236F"/>
    <w:rsid w:val="007B2719"/>
    <w:rsid w:val="007B3A67"/>
    <w:rsid w:val="007B48B8"/>
    <w:rsid w:val="007B4C77"/>
    <w:rsid w:val="007B4D7E"/>
    <w:rsid w:val="007B5280"/>
    <w:rsid w:val="007B58BE"/>
    <w:rsid w:val="007B5C2E"/>
    <w:rsid w:val="007B6E3B"/>
    <w:rsid w:val="007B6F9C"/>
    <w:rsid w:val="007B78DD"/>
    <w:rsid w:val="007C094C"/>
    <w:rsid w:val="007C0AF6"/>
    <w:rsid w:val="007C2C17"/>
    <w:rsid w:val="007C3314"/>
    <w:rsid w:val="007C441F"/>
    <w:rsid w:val="007C52AE"/>
    <w:rsid w:val="007C5BB3"/>
    <w:rsid w:val="007C5F3E"/>
    <w:rsid w:val="007C682E"/>
    <w:rsid w:val="007C6FC4"/>
    <w:rsid w:val="007C73DD"/>
    <w:rsid w:val="007D118D"/>
    <w:rsid w:val="007D155B"/>
    <w:rsid w:val="007D15B1"/>
    <w:rsid w:val="007D3306"/>
    <w:rsid w:val="007D4DA2"/>
    <w:rsid w:val="007D54F7"/>
    <w:rsid w:val="007D5A1A"/>
    <w:rsid w:val="007D63B4"/>
    <w:rsid w:val="007D7985"/>
    <w:rsid w:val="007E125A"/>
    <w:rsid w:val="007E1272"/>
    <w:rsid w:val="007E1C40"/>
    <w:rsid w:val="007E21AD"/>
    <w:rsid w:val="007E23E4"/>
    <w:rsid w:val="007E26F7"/>
    <w:rsid w:val="007E3577"/>
    <w:rsid w:val="007E376C"/>
    <w:rsid w:val="007E3AA8"/>
    <w:rsid w:val="007E3EC0"/>
    <w:rsid w:val="007E4445"/>
    <w:rsid w:val="007E4875"/>
    <w:rsid w:val="007E4F05"/>
    <w:rsid w:val="007E534A"/>
    <w:rsid w:val="007E58C0"/>
    <w:rsid w:val="007E5916"/>
    <w:rsid w:val="007E654A"/>
    <w:rsid w:val="007E725F"/>
    <w:rsid w:val="007E7775"/>
    <w:rsid w:val="007F1F73"/>
    <w:rsid w:val="007F28BD"/>
    <w:rsid w:val="007F3489"/>
    <w:rsid w:val="007F4631"/>
    <w:rsid w:val="007F4DEC"/>
    <w:rsid w:val="007F5584"/>
    <w:rsid w:val="007F5A91"/>
    <w:rsid w:val="007F5C9A"/>
    <w:rsid w:val="007F7C83"/>
    <w:rsid w:val="007F7D21"/>
    <w:rsid w:val="007F7FD3"/>
    <w:rsid w:val="00800EB4"/>
    <w:rsid w:val="0080123D"/>
    <w:rsid w:val="00801594"/>
    <w:rsid w:val="008015D4"/>
    <w:rsid w:val="00803531"/>
    <w:rsid w:val="00803631"/>
    <w:rsid w:val="00803D2C"/>
    <w:rsid w:val="00803E67"/>
    <w:rsid w:val="0080457B"/>
    <w:rsid w:val="008053CE"/>
    <w:rsid w:val="008057AE"/>
    <w:rsid w:val="00805AAA"/>
    <w:rsid w:val="00805F45"/>
    <w:rsid w:val="00806295"/>
    <w:rsid w:val="0080632F"/>
    <w:rsid w:val="008063CA"/>
    <w:rsid w:val="00806712"/>
    <w:rsid w:val="00806878"/>
    <w:rsid w:val="00806984"/>
    <w:rsid w:val="00806E59"/>
    <w:rsid w:val="00807094"/>
    <w:rsid w:val="0080742F"/>
    <w:rsid w:val="00807E69"/>
    <w:rsid w:val="00810383"/>
    <w:rsid w:val="0081041E"/>
    <w:rsid w:val="00810AD9"/>
    <w:rsid w:val="00811230"/>
    <w:rsid w:val="008115E9"/>
    <w:rsid w:val="00811ACB"/>
    <w:rsid w:val="00812284"/>
    <w:rsid w:val="00812A6D"/>
    <w:rsid w:val="00812D5A"/>
    <w:rsid w:val="00814DE0"/>
    <w:rsid w:val="00815904"/>
    <w:rsid w:val="00815DE7"/>
    <w:rsid w:val="00815E8E"/>
    <w:rsid w:val="00815FA9"/>
    <w:rsid w:val="00816941"/>
    <w:rsid w:val="00817275"/>
    <w:rsid w:val="00817BB6"/>
    <w:rsid w:val="00817BCE"/>
    <w:rsid w:val="00817DAC"/>
    <w:rsid w:val="008201C5"/>
    <w:rsid w:val="00821B01"/>
    <w:rsid w:val="0082233E"/>
    <w:rsid w:val="008247EF"/>
    <w:rsid w:val="00824807"/>
    <w:rsid w:val="00825088"/>
    <w:rsid w:val="0082524F"/>
    <w:rsid w:val="008256A7"/>
    <w:rsid w:val="00825A3D"/>
    <w:rsid w:val="00825B46"/>
    <w:rsid w:val="00826331"/>
    <w:rsid w:val="00826483"/>
    <w:rsid w:val="00826CDE"/>
    <w:rsid w:val="00826D24"/>
    <w:rsid w:val="00827286"/>
    <w:rsid w:val="0082736E"/>
    <w:rsid w:val="008274DE"/>
    <w:rsid w:val="00827AC9"/>
    <w:rsid w:val="00830255"/>
    <w:rsid w:val="00830772"/>
    <w:rsid w:val="008308DD"/>
    <w:rsid w:val="00830BEC"/>
    <w:rsid w:val="00830DA2"/>
    <w:rsid w:val="008310C2"/>
    <w:rsid w:val="008318CE"/>
    <w:rsid w:val="0083303F"/>
    <w:rsid w:val="0083315C"/>
    <w:rsid w:val="00833626"/>
    <w:rsid w:val="00833631"/>
    <w:rsid w:val="00834C23"/>
    <w:rsid w:val="00834C89"/>
    <w:rsid w:val="00835E13"/>
    <w:rsid w:val="00836055"/>
    <w:rsid w:val="00837208"/>
    <w:rsid w:val="00837DBE"/>
    <w:rsid w:val="0084172A"/>
    <w:rsid w:val="00841AAB"/>
    <w:rsid w:val="00841EA4"/>
    <w:rsid w:val="008424BB"/>
    <w:rsid w:val="00842622"/>
    <w:rsid w:val="00842D4F"/>
    <w:rsid w:val="008434DD"/>
    <w:rsid w:val="008436FA"/>
    <w:rsid w:val="00843AAF"/>
    <w:rsid w:val="00843B0C"/>
    <w:rsid w:val="00843F9B"/>
    <w:rsid w:val="00844125"/>
    <w:rsid w:val="008445A7"/>
    <w:rsid w:val="0084598D"/>
    <w:rsid w:val="00846363"/>
    <w:rsid w:val="0084648D"/>
    <w:rsid w:val="008473AD"/>
    <w:rsid w:val="00847826"/>
    <w:rsid w:val="00850188"/>
    <w:rsid w:val="008506F9"/>
    <w:rsid w:val="0085098E"/>
    <w:rsid w:val="00850F4A"/>
    <w:rsid w:val="008510C9"/>
    <w:rsid w:val="008522E2"/>
    <w:rsid w:val="008534A8"/>
    <w:rsid w:val="00853CD5"/>
    <w:rsid w:val="008553A1"/>
    <w:rsid w:val="008556BC"/>
    <w:rsid w:val="0085571C"/>
    <w:rsid w:val="00855C1B"/>
    <w:rsid w:val="00857029"/>
    <w:rsid w:val="008614D9"/>
    <w:rsid w:val="0086164F"/>
    <w:rsid w:val="00861E54"/>
    <w:rsid w:val="00862CD3"/>
    <w:rsid w:val="00862CFC"/>
    <w:rsid w:val="008660CC"/>
    <w:rsid w:val="00866659"/>
    <w:rsid w:val="008669B1"/>
    <w:rsid w:val="00867BDA"/>
    <w:rsid w:val="0087078E"/>
    <w:rsid w:val="00870F41"/>
    <w:rsid w:val="00871454"/>
    <w:rsid w:val="008715B2"/>
    <w:rsid w:val="008718B3"/>
    <w:rsid w:val="00871B47"/>
    <w:rsid w:val="00871E4D"/>
    <w:rsid w:val="00872186"/>
    <w:rsid w:val="00872925"/>
    <w:rsid w:val="00872BDC"/>
    <w:rsid w:val="0087310B"/>
    <w:rsid w:val="008732BD"/>
    <w:rsid w:val="0087496A"/>
    <w:rsid w:val="008753C9"/>
    <w:rsid w:val="008753EF"/>
    <w:rsid w:val="008755D9"/>
    <w:rsid w:val="0087592C"/>
    <w:rsid w:val="00875D76"/>
    <w:rsid w:val="00876A99"/>
    <w:rsid w:val="00876D59"/>
    <w:rsid w:val="00877C09"/>
    <w:rsid w:val="0088031E"/>
    <w:rsid w:val="008803D4"/>
    <w:rsid w:val="00881387"/>
    <w:rsid w:val="008813D5"/>
    <w:rsid w:val="008815BA"/>
    <w:rsid w:val="008825F1"/>
    <w:rsid w:val="00883244"/>
    <w:rsid w:val="0088379A"/>
    <w:rsid w:val="008838B7"/>
    <w:rsid w:val="00883CF0"/>
    <w:rsid w:val="008844B9"/>
    <w:rsid w:val="008847C6"/>
    <w:rsid w:val="00884B2E"/>
    <w:rsid w:val="008853C2"/>
    <w:rsid w:val="0088544C"/>
    <w:rsid w:val="00885615"/>
    <w:rsid w:val="00885900"/>
    <w:rsid w:val="008861F4"/>
    <w:rsid w:val="00886D6B"/>
    <w:rsid w:val="0088745F"/>
    <w:rsid w:val="00887785"/>
    <w:rsid w:val="00887F21"/>
    <w:rsid w:val="00890A7F"/>
    <w:rsid w:val="00890C2D"/>
    <w:rsid w:val="00891AFD"/>
    <w:rsid w:val="00891BB1"/>
    <w:rsid w:val="00892010"/>
    <w:rsid w:val="00892DF3"/>
    <w:rsid w:val="00892E91"/>
    <w:rsid w:val="008931BF"/>
    <w:rsid w:val="00893B34"/>
    <w:rsid w:val="008940D9"/>
    <w:rsid w:val="00895062"/>
    <w:rsid w:val="0089542D"/>
    <w:rsid w:val="008960FE"/>
    <w:rsid w:val="00896B92"/>
    <w:rsid w:val="008A0579"/>
    <w:rsid w:val="008A0EE3"/>
    <w:rsid w:val="008A1D8F"/>
    <w:rsid w:val="008A1F08"/>
    <w:rsid w:val="008A278F"/>
    <w:rsid w:val="008A34E6"/>
    <w:rsid w:val="008A36CB"/>
    <w:rsid w:val="008A3904"/>
    <w:rsid w:val="008A4588"/>
    <w:rsid w:val="008A480A"/>
    <w:rsid w:val="008A4A85"/>
    <w:rsid w:val="008A4AF6"/>
    <w:rsid w:val="008A590C"/>
    <w:rsid w:val="008A7B98"/>
    <w:rsid w:val="008B0192"/>
    <w:rsid w:val="008B10BA"/>
    <w:rsid w:val="008B13B1"/>
    <w:rsid w:val="008B1EDD"/>
    <w:rsid w:val="008B2261"/>
    <w:rsid w:val="008B2792"/>
    <w:rsid w:val="008B3761"/>
    <w:rsid w:val="008B398F"/>
    <w:rsid w:val="008B3DEB"/>
    <w:rsid w:val="008B3E02"/>
    <w:rsid w:val="008B4681"/>
    <w:rsid w:val="008B4A65"/>
    <w:rsid w:val="008B4B50"/>
    <w:rsid w:val="008B4F0B"/>
    <w:rsid w:val="008B4F7C"/>
    <w:rsid w:val="008B5505"/>
    <w:rsid w:val="008B64CB"/>
    <w:rsid w:val="008B6747"/>
    <w:rsid w:val="008B6A1E"/>
    <w:rsid w:val="008B7299"/>
    <w:rsid w:val="008B7C39"/>
    <w:rsid w:val="008C0E92"/>
    <w:rsid w:val="008C1E40"/>
    <w:rsid w:val="008C24ED"/>
    <w:rsid w:val="008C2A7F"/>
    <w:rsid w:val="008C2B12"/>
    <w:rsid w:val="008C37EA"/>
    <w:rsid w:val="008C4A1F"/>
    <w:rsid w:val="008C4F94"/>
    <w:rsid w:val="008C5B4D"/>
    <w:rsid w:val="008C607C"/>
    <w:rsid w:val="008C6506"/>
    <w:rsid w:val="008D020C"/>
    <w:rsid w:val="008D1228"/>
    <w:rsid w:val="008D2A8F"/>
    <w:rsid w:val="008D2BDF"/>
    <w:rsid w:val="008D2F84"/>
    <w:rsid w:val="008D38B5"/>
    <w:rsid w:val="008D47B0"/>
    <w:rsid w:val="008D49E6"/>
    <w:rsid w:val="008D4EE1"/>
    <w:rsid w:val="008D5A18"/>
    <w:rsid w:val="008D6E39"/>
    <w:rsid w:val="008E1C25"/>
    <w:rsid w:val="008E1E0E"/>
    <w:rsid w:val="008E2D09"/>
    <w:rsid w:val="008E2F8B"/>
    <w:rsid w:val="008E3CD0"/>
    <w:rsid w:val="008E41AC"/>
    <w:rsid w:val="008E439D"/>
    <w:rsid w:val="008E4691"/>
    <w:rsid w:val="008E4EE3"/>
    <w:rsid w:val="008E5757"/>
    <w:rsid w:val="008E5D79"/>
    <w:rsid w:val="008E5E32"/>
    <w:rsid w:val="008E5E5F"/>
    <w:rsid w:val="008E6273"/>
    <w:rsid w:val="008E6278"/>
    <w:rsid w:val="008E7C9D"/>
    <w:rsid w:val="008F029A"/>
    <w:rsid w:val="008F0356"/>
    <w:rsid w:val="008F14A7"/>
    <w:rsid w:val="008F1F13"/>
    <w:rsid w:val="008F31A8"/>
    <w:rsid w:val="008F3E4A"/>
    <w:rsid w:val="008F4BE0"/>
    <w:rsid w:val="008F5329"/>
    <w:rsid w:val="008F5853"/>
    <w:rsid w:val="008F59C0"/>
    <w:rsid w:val="008F5AF0"/>
    <w:rsid w:val="008F5FBD"/>
    <w:rsid w:val="008F6C75"/>
    <w:rsid w:val="008F7A54"/>
    <w:rsid w:val="008F7B6E"/>
    <w:rsid w:val="009000F0"/>
    <w:rsid w:val="00901586"/>
    <w:rsid w:val="0090158A"/>
    <w:rsid w:val="00901C3F"/>
    <w:rsid w:val="009022EB"/>
    <w:rsid w:val="009032DD"/>
    <w:rsid w:val="00903610"/>
    <w:rsid w:val="00906644"/>
    <w:rsid w:val="009068FF"/>
    <w:rsid w:val="00906C2D"/>
    <w:rsid w:val="00907131"/>
    <w:rsid w:val="009108C0"/>
    <w:rsid w:val="009114EA"/>
    <w:rsid w:val="00911E70"/>
    <w:rsid w:val="00911F8D"/>
    <w:rsid w:val="009124D0"/>
    <w:rsid w:val="00912B6E"/>
    <w:rsid w:val="009133B7"/>
    <w:rsid w:val="009133F7"/>
    <w:rsid w:val="00913BA8"/>
    <w:rsid w:val="009145C1"/>
    <w:rsid w:val="00914AF5"/>
    <w:rsid w:val="0091677E"/>
    <w:rsid w:val="009200C6"/>
    <w:rsid w:val="00920A80"/>
    <w:rsid w:val="00920B57"/>
    <w:rsid w:val="00920DAC"/>
    <w:rsid w:val="009218D9"/>
    <w:rsid w:val="00921F95"/>
    <w:rsid w:val="0092211B"/>
    <w:rsid w:val="009223B2"/>
    <w:rsid w:val="0092241F"/>
    <w:rsid w:val="00922FF1"/>
    <w:rsid w:val="009237FF"/>
    <w:rsid w:val="00924196"/>
    <w:rsid w:val="0092460A"/>
    <w:rsid w:val="00925AE5"/>
    <w:rsid w:val="00925F91"/>
    <w:rsid w:val="0092677A"/>
    <w:rsid w:val="009267E7"/>
    <w:rsid w:val="00926C61"/>
    <w:rsid w:val="0092717A"/>
    <w:rsid w:val="00927FF6"/>
    <w:rsid w:val="00930323"/>
    <w:rsid w:val="00930581"/>
    <w:rsid w:val="0093181B"/>
    <w:rsid w:val="00931EB2"/>
    <w:rsid w:val="00931F06"/>
    <w:rsid w:val="00932E64"/>
    <w:rsid w:val="00932E83"/>
    <w:rsid w:val="0093310B"/>
    <w:rsid w:val="00933DD8"/>
    <w:rsid w:val="00933EFE"/>
    <w:rsid w:val="00935210"/>
    <w:rsid w:val="00935890"/>
    <w:rsid w:val="00936089"/>
    <w:rsid w:val="00937182"/>
    <w:rsid w:val="009371E3"/>
    <w:rsid w:val="00937292"/>
    <w:rsid w:val="009374ED"/>
    <w:rsid w:val="009375AD"/>
    <w:rsid w:val="009378E9"/>
    <w:rsid w:val="00937C82"/>
    <w:rsid w:val="0094225C"/>
    <w:rsid w:val="009429A8"/>
    <w:rsid w:val="00942F26"/>
    <w:rsid w:val="00943FA3"/>
    <w:rsid w:val="00943FA8"/>
    <w:rsid w:val="00945163"/>
    <w:rsid w:val="009454FF"/>
    <w:rsid w:val="00947300"/>
    <w:rsid w:val="00950C57"/>
    <w:rsid w:val="009514DB"/>
    <w:rsid w:val="00951CF0"/>
    <w:rsid w:val="00951D16"/>
    <w:rsid w:val="009533D5"/>
    <w:rsid w:val="00953ABB"/>
    <w:rsid w:val="00953B62"/>
    <w:rsid w:val="00953CBF"/>
    <w:rsid w:val="00955210"/>
    <w:rsid w:val="00955529"/>
    <w:rsid w:val="00955544"/>
    <w:rsid w:val="00955548"/>
    <w:rsid w:val="0095567E"/>
    <w:rsid w:val="00956989"/>
    <w:rsid w:val="00956D31"/>
    <w:rsid w:val="00957061"/>
    <w:rsid w:val="00960757"/>
    <w:rsid w:val="00961225"/>
    <w:rsid w:val="00961303"/>
    <w:rsid w:val="00962F5A"/>
    <w:rsid w:val="009639DE"/>
    <w:rsid w:val="00963E92"/>
    <w:rsid w:val="00964389"/>
    <w:rsid w:val="00964DBF"/>
    <w:rsid w:val="0096577B"/>
    <w:rsid w:val="00965862"/>
    <w:rsid w:val="00967D58"/>
    <w:rsid w:val="009702E0"/>
    <w:rsid w:val="009706D3"/>
    <w:rsid w:val="00971428"/>
    <w:rsid w:val="00972828"/>
    <w:rsid w:val="00972E94"/>
    <w:rsid w:val="00973002"/>
    <w:rsid w:val="009731F9"/>
    <w:rsid w:val="009733A9"/>
    <w:rsid w:val="0097420E"/>
    <w:rsid w:val="009747B7"/>
    <w:rsid w:val="00974C1E"/>
    <w:rsid w:val="009764B6"/>
    <w:rsid w:val="00976B0E"/>
    <w:rsid w:val="00977175"/>
    <w:rsid w:val="00977862"/>
    <w:rsid w:val="009803F3"/>
    <w:rsid w:val="009808AA"/>
    <w:rsid w:val="00981BA2"/>
    <w:rsid w:val="0098215E"/>
    <w:rsid w:val="00983777"/>
    <w:rsid w:val="00983F99"/>
    <w:rsid w:val="00985986"/>
    <w:rsid w:val="00985EE7"/>
    <w:rsid w:val="009862CE"/>
    <w:rsid w:val="009868F0"/>
    <w:rsid w:val="00986A5A"/>
    <w:rsid w:val="009873DD"/>
    <w:rsid w:val="00990026"/>
    <w:rsid w:val="00990948"/>
    <w:rsid w:val="0099151E"/>
    <w:rsid w:val="009917CE"/>
    <w:rsid w:val="00992B80"/>
    <w:rsid w:val="00992DD9"/>
    <w:rsid w:val="009935F0"/>
    <w:rsid w:val="009936C7"/>
    <w:rsid w:val="0099384E"/>
    <w:rsid w:val="00995750"/>
    <w:rsid w:val="00995DE8"/>
    <w:rsid w:val="00997814"/>
    <w:rsid w:val="009A1169"/>
    <w:rsid w:val="009A1500"/>
    <w:rsid w:val="009A19BE"/>
    <w:rsid w:val="009A22F1"/>
    <w:rsid w:val="009A2328"/>
    <w:rsid w:val="009A263B"/>
    <w:rsid w:val="009A2F7D"/>
    <w:rsid w:val="009A330C"/>
    <w:rsid w:val="009A398B"/>
    <w:rsid w:val="009A3B44"/>
    <w:rsid w:val="009A3F88"/>
    <w:rsid w:val="009A4179"/>
    <w:rsid w:val="009A55F9"/>
    <w:rsid w:val="009A56A0"/>
    <w:rsid w:val="009A5AAF"/>
    <w:rsid w:val="009A6012"/>
    <w:rsid w:val="009A6069"/>
    <w:rsid w:val="009A7C7F"/>
    <w:rsid w:val="009B015C"/>
    <w:rsid w:val="009B06C2"/>
    <w:rsid w:val="009B0F20"/>
    <w:rsid w:val="009B1075"/>
    <w:rsid w:val="009B12B5"/>
    <w:rsid w:val="009B1BA9"/>
    <w:rsid w:val="009B31FA"/>
    <w:rsid w:val="009B38BF"/>
    <w:rsid w:val="009B631F"/>
    <w:rsid w:val="009B66BC"/>
    <w:rsid w:val="009C025B"/>
    <w:rsid w:val="009C0A55"/>
    <w:rsid w:val="009C0D0D"/>
    <w:rsid w:val="009C0F0A"/>
    <w:rsid w:val="009C138E"/>
    <w:rsid w:val="009C229D"/>
    <w:rsid w:val="009C2768"/>
    <w:rsid w:val="009C2B12"/>
    <w:rsid w:val="009C2DCD"/>
    <w:rsid w:val="009C2F84"/>
    <w:rsid w:val="009C4B79"/>
    <w:rsid w:val="009C5FFB"/>
    <w:rsid w:val="009C62A5"/>
    <w:rsid w:val="009C6EB7"/>
    <w:rsid w:val="009D0E06"/>
    <w:rsid w:val="009D1BF8"/>
    <w:rsid w:val="009D21E5"/>
    <w:rsid w:val="009D2675"/>
    <w:rsid w:val="009D2D43"/>
    <w:rsid w:val="009D3102"/>
    <w:rsid w:val="009D3A6A"/>
    <w:rsid w:val="009D3AD2"/>
    <w:rsid w:val="009D47C3"/>
    <w:rsid w:val="009D491D"/>
    <w:rsid w:val="009D5F9C"/>
    <w:rsid w:val="009D636F"/>
    <w:rsid w:val="009D6588"/>
    <w:rsid w:val="009D67D9"/>
    <w:rsid w:val="009D693F"/>
    <w:rsid w:val="009D6B84"/>
    <w:rsid w:val="009D7849"/>
    <w:rsid w:val="009E015F"/>
    <w:rsid w:val="009E04FE"/>
    <w:rsid w:val="009E06FC"/>
    <w:rsid w:val="009E0B84"/>
    <w:rsid w:val="009E12F0"/>
    <w:rsid w:val="009E16C2"/>
    <w:rsid w:val="009E2FAA"/>
    <w:rsid w:val="009E320D"/>
    <w:rsid w:val="009E4C2B"/>
    <w:rsid w:val="009E4E3E"/>
    <w:rsid w:val="009E4F78"/>
    <w:rsid w:val="009E53CD"/>
    <w:rsid w:val="009E583F"/>
    <w:rsid w:val="009E671E"/>
    <w:rsid w:val="009E715E"/>
    <w:rsid w:val="009E75E8"/>
    <w:rsid w:val="009E798D"/>
    <w:rsid w:val="009F07D0"/>
    <w:rsid w:val="009F0A38"/>
    <w:rsid w:val="009F0A60"/>
    <w:rsid w:val="009F0D08"/>
    <w:rsid w:val="009F144B"/>
    <w:rsid w:val="009F1F2B"/>
    <w:rsid w:val="009F2744"/>
    <w:rsid w:val="009F2FE7"/>
    <w:rsid w:val="009F475E"/>
    <w:rsid w:val="009F545B"/>
    <w:rsid w:val="009F56B2"/>
    <w:rsid w:val="009F67AC"/>
    <w:rsid w:val="009F6B56"/>
    <w:rsid w:val="009F6BDD"/>
    <w:rsid w:val="009F719C"/>
    <w:rsid w:val="009F7B04"/>
    <w:rsid w:val="009F7EF9"/>
    <w:rsid w:val="00A001E2"/>
    <w:rsid w:val="00A00319"/>
    <w:rsid w:val="00A00655"/>
    <w:rsid w:val="00A00D26"/>
    <w:rsid w:val="00A010B0"/>
    <w:rsid w:val="00A0148B"/>
    <w:rsid w:val="00A02097"/>
    <w:rsid w:val="00A033DF"/>
    <w:rsid w:val="00A038B7"/>
    <w:rsid w:val="00A03C7E"/>
    <w:rsid w:val="00A042EB"/>
    <w:rsid w:val="00A047AF"/>
    <w:rsid w:val="00A05093"/>
    <w:rsid w:val="00A05743"/>
    <w:rsid w:val="00A063B8"/>
    <w:rsid w:val="00A06756"/>
    <w:rsid w:val="00A067C3"/>
    <w:rsid w:val="00A06A6D"/>
    <w:rsid w:val="00A07049"/>
    <w:rsid w:val="00A076FD"/>
    <w:rsid w:val="00A10252"/>
    <w:rsid w:val="00A108D7"/>
    <w:rsid w:val="00A11438"/>
    <w:rsid w:val="00A117C7"/>
    <w:rsid w:val="00A117E4"/>
    <w:rsid w:val="00A12050"/>
    <w:rsid w:val="00A12404"/>
    <w:rsid w:val="00A1262F"/>
    <w:rsid w:val="00A13182"/>
    <w:rsid w:val="00A13CEF"/>
    <w:rsid w:val="00A13FEE"/>
    <w:rsid w:val="00A14844"/>
    <w:rsid w:val="00A153FA"/>
    <w:rsid w:val="00A154CB"/>
    <w:rsid w:val="00A1573E"/>
    <w:rsid w:val="00A161B1"/>
    <w:rsid w:val="00A16B3C"/>
    <w:rsid w:val="00A17160"/>
    <w:rsid w:val="00A1748D"/>
    <w:rsid w:val="00A17554"/>
    <w:rsid w:val="00A179FA"/>
    <w:rsid w:val="00A17D96"/>
    <w:rsid w:val="00A2068C"/>
    <w:rsid w:val="00A20913"/>
    <w:rsid w:val="00A20A31"/>
    <w:rsid w:val="00A20E0F"/>
    <w:rsid w:val="00A21960"/>
    <w:rsid w:val="00A21EBA"/>
    <w:rsid w:val="00A22619"/>
    <w:rsid w:val="00A22709"/>
    <w:rsid w:val="00A2283A"/>
    <w:rsid w:val="00A22D46"/>
    <w:rsid w:val="00A22FB8"/>
    <w:rsid w:val="00A2301F"/>
    <w:rsid w:val="00A24A04"/>
    <w:rsid w:val="00A25612"/>
    <w:rsid w:val="00A25BF4"/>
    <w:rsid w:val="00A261BA"/>
    <w:rsid w:val="00A2660F"/>
    <w:rsid w:val="00A26791"/>
    <w:rsid w:val="00A26CCE"/>
    <w:rsid w:val="00A27382"/>
    <w:rsid w:val="00A30E0A"/>
    <w:rsid w:val="00A33273"/>
    <w:rsid w:val="00A33A45"/>
    <w:rsid w:val="00A34A2B"/>
    <w:rsid w:val="00A3530E"/>
    <w:rsid w:val="00A355C2"/>
    <w:rsid w:val="00A35DEB"/>
    <w:rsid w:val="00A35EAF"/>
    <w:rsid w:val="00A37309"/>
    <w:rsid w:val="00A410B1"/>
    <w:rsid w:val="00A414E2"/>
    <w:rsid w:val="00A41F8C"/>
    <w:rsid w:val="00A42A91"/>
    <w:rsid w:val="00A42B56"/>
    <w:rsid w:val="00A431D1"/>
    <w:rsid w:val="00A4438C"/>
    <w:rsid w:val="00A447EE"/>
    <w:rsid w:val="00A448EE"/>
    <w:rsid w:val="00A44920"/>
    <w:rsid w:val="00A44AE3"/>
    <w:rsid w:val="00A45EDB"/>
    <w:rsid w:val="00A464F9"/>
    <w:rsid w:val="00A46A25"/>
    <w:rsid w:val="00A47557"/>
    <w:rsid w:val="00A47AB1"/>
    <w:rsid w:val="00A50182"/>
    <w:rsid w:val="00A5037C"/>
    <w:rsid w:val="00A50FBC"/>
    <w:rsid w:val="00A5235C"/>
    <w:rsid w:val="00A523F9"/>
    <w:rsid w:val="00A5254A"/>
    <w:rsid w:val="00A52D2F"/>
    <w:rsid w:val="00A54770"/>
    <w:rsid w:val="00A550B9"/>
    <w:rsid w:val="00A559B8"/>
    <w:rsid w:val="00A55A83"/>
    <w:rsid w:val="00A5767B"/>
    <w:rsid w:val="00A5793C"/>
    <w:rsid w:val="00A57FC8"/>
    <w:rsid w:val="00A602E4"/>
    <w:rsid w:val="00A604E2"/>
    <w:rsid w:val="00A60C4C"/>
    <w:rsid w:val="00A61269"/>
    <w:rsid w:val="00A6129D"/>
    <w:rsid w:val="00A614AD"/>
    <w:rsid w:val="00A616D8"/>
    <w:rsid w:val="00A61D6C"/>
    <w:rsid w:val="00A6212B"/>
    <w:rsid w:val="00A62208"/>
    <w:rsid w:val="00A64FE1"/>
    <w:rsid w:val="00A65E28"/>
    <w:rsid w:val="00A66098"/>
    <w:rsid w:val="00A661BC"/>
    <w:rsid w:val="00A66D1F"/>
    <w:rsid w:val="00A66D72"/>
    <w:rsid w:val="00A70283"/>
    <w:rsid w:val="00A7048E"/>
    <w:rsid w:val="00A71E3C"/>
    <w:rsid w:val="00A72C71"/>
    <w:rsid w:val="00A73D47"/>
    <w:rsid w:val="00A73D76"/>
    <w:rsid w:val="00A75EBE"/>
    <w:rsid w:val="00A7676E"/>
    <w:rsid w:val="00A76968"/>
    <w:rsid w:val="00A77283"/>
    <w:rsid w:val="00A77DCD"/>
    <w:rsid w:val="00A77F56"/>
    <w:rsid w:val="00A80086"/>
    <w:rsid w:val="00A80F42"/>
    <w:rsid w:val="00A823FA"/>
    <w:rsid w:val="00A841DE"/>
    <w:rsid w:val="00A8429A"/>
    <w:rsid w:val="00A84479"/>
    <w:rsid w:val="00A84A56"/>
    <w:rsid w:val="00A84A81"/>
    <w:rsid w:val="00A85068"/>
    <w:rsid w:val="00A8506D"/>
    <w:rsid w:val="00A850A1"/>
    <w:rsid w:val="00A853E8"/>
    <w:rsid w:val="00A857C0"/>
    <w:rsid w:val="00A86E62"/>
    <w:rsid w:val="00A86E80"/>
    <w:rsid w:val="00A8761B"/>
    <w:rsid w:val="00A8763A"/>
    <w:rsid w:val="00A87F6B"/>
    <w:rsid w:val="00A9030B"/>
    <w:rsid w:val="00A90A09"/>
    <w:rsid w:val="00A90CE5"/>
    <w:rsid w:val="00A92B48"/>
    <w:rsid w:val="00A92D6C"/>
    <w:rsid w:val="00A9360F"/>
    <w:rsid w:val="00A9404D"/>
    <w:rsid w:val="00A946E1"/>
    <w:rsid w:val="00A94716"/>
    <w:rsid w:val="00A948FC"/>
    <w:rsid w:val="00A94F8A"/>
    <w:rsid w:val="00A95472"/>
    <w:rsid w:val="00A958DB"/>
    <w:rsid w:val="00A95E31"/>
    <w:rsid w:val="00A96A51"/>
    <w:rsid w:val="00A96E65"/>
    <w:rsid w:val="00A96FCA"/>
    <w:rsid w:val="00AA005B"/>
    <w:rsid w:val="00AA0A77"/>
    <w:rsid w:val="00AA1406"/>
    <w:rsid w:val="00AA2BE5"/>
    <w:rsid w:val="00AA2C89"/>
    <w:rsid w:val="00AA343C"/>
    <w:rsid w:val="00AA3581"/>
    <w:rsid w:val="00AA5391"/>
    <w:rsid w:val="00AA6FA1"/>
    <w:rsid w:val="00AB13F1"/>
    <w:rsid w:val="00AB16EB"/>
    <w:rsid w:val="00AB1989"/>
    <w:rsid w:val="00AB1AF4"/>
    <w:rsid w:val="00AB1FBD"/>
    <w:rsid w:val="00AB2601"/>
    <w:rsid w:val="00AB3029"/>
    <w:rsid w:val="00AB40CF"/>
    <w:rsid w:val="00AB4113"/>
    <w:rsid w:val="00AB4718"/>
    <w:rsid w:val="00AB49FE"/>
    <w:rsid w:val="00AB5085"/>
    <w:rsid w:val="00AB52C1"/>
    <w:rsid w:val="00AB6832"/>
    <w:rsid w:val="00AB715F"/>
    <w:rsid w:val="00AB767C"/>
    <w:rsid w:val="00AB7730"/>
    <w:rsid w:val="00AC0545"/>
    <w:rsid w:val="00AC079B"/>
    <w:rsid w:val="00AC120C"/>
    <w:rsid w:val="00AC3F89"/>
    <w:rsid w:val="00AC453D"/>
    <w:rsid w:val="00AC4544"/>
    <w:rsid w:val="00AC45FA"/>
    <w:rsid w:val="00AC5291"/>
    <w:rsid w:val="00AC5A2B"/>
    <w:rsid w:val="00AC657B"/>
    <w:rsid w:val="00AC687A"/>
    <w:rsid w:val="00AC7459"/>
    <w:rsid w:val="00AD0418"/>
    <w:rsid w:val="00AD0861"/>
    <w:rsid w:val="00AD24DB"/>
    <w:rsid w:val="00AD2650"/>
    <w:rsid w:val="00AD29BF"/>
    <w:rsid w:val="00AD2A40"/>
    <w:rsid w:val="00AD313D"/>
    <w:rsid w:val="00AD36CE"/>
    <w:rsid w:val="00AD45D9"/>
    <w:rsid w:val="00AD463F"/>
    <w:rsid w:val="00AD47D2"/>
    <w:rsid w:val="00AD53BB"/>
    <w:rsid w:val="00AD54EF"/>
    <w:rsid w:val="00AD6906"/>
    <w:rsid w:val="00AD7280"/>
    <w:rsid w:val="00AD7515"/>
    <w:rsid w:val="00AE11BE"/>
    <w:rsid w:val="00AE155F"/>
    <w:rsid w:val="00AE29C3"/>
    <w:rsid w:val="00AE3003"/>
    <w:rsid w:val="00AE356F"/>
    <w:rsid w:val="00AE3FB0"/>
    <w:rsid w:val="00AE4029"/>
    <w:rsid w:val="00AE4E20"/>
    <w:rsid w:val="00AE50F2"/>
    <w:rsid w:val="00AE6F35"/>
    <w:rsid w:val="00AE75AC"/>
    <w:rsid w:val="00AE77E9"/>
    <w:rsid w:val="00AF11F4"/>
    <w:rsid w:val="00AF2430"/>
    <w:rsid w:val="00AF2A0A"/>
    <w:rsid w:val="00AF3CEC"/>
    <w:rsid w:val="00AF5AFD"/>
    <w:rsid w:val="00AF687F"/>
    <w:rsid w:val="00AF795E"/>
    <w:rsid w:val="00B00BFA"/>
    <w:rsid w:val="00B012F8"/>
    <w:rsid w:val="00B01934"/>
    <w:rsid w:val="00B02882"/>
    <w:rsid w:val="00B03705"/>
    <w:rsid w:val="00B03AFD"/>
    <w:rsid w:val="00B03B3F"/>
    <w:rsid w:val="00B05114"/>
    <w:rsid w:val="00B0663B"/>
    <w:rsid w:val="00B104F4"/>
    <w:rsid w:val="00B10596"/>
    <w:rsid w:val="00B1316C"/>
    <w:rsid w:val="00B13859"/>
    <w:rsid w:val="00B14286"/>
    <w:rsid w:val="00B1437D"/>
    <w:rsid w:val="00B14E9D"/>
    <w:rsid w:val="00B1507D"/>
    <w:rsid w:val="00B15291"/>
    <w:rsid w:val="00B15F26"/>
    <w:rsid w:val="00B163FA"/>
    <w:rsid w:val="00B17DF3"/>
    <w:rsid w:val="00B20F61"/>
    <w:rsid w:val="00B210F4"/>
    <w:rsid w:val="00B222AB"/>
    <w:rsid w:val="00B2289F"/>
    <w:rsid w:val="00B2399B"/>
    <w:rsid w:val="00B2497B"/>
    <w:rsid w:val="00B24FA2"/>
    <w:rsid w:val="00B2513E"/>
    <w:rsid w:val="00B26524"/>
    <w:rsid w:val="00B2660C"/>
    <w:rsid w:val="00B26ACE"/>
    <w:rsid w:val="00B270B4"/>
    <w:rsid w:val="00B30C47"/>
    <w:rsid w:val="00B31B15"/>
    <w:rsid w:val="00B320ED"/>
    <w:rsid w:val="00B32437"/>
    <w:rsid w:val="00B32594"/>
    <w:rsid w:val="00B333C7"/>
    <w:rsid w:val="00B333FB"/>
    <w:rsid w:val="00B34F33"/>
    <w:rsid w:val="00B34F3C"/>
    <w:rsid w:val="00B36CBA"/>
    <w:rsid w:val="00B378A2"/>
    <w:rsid w:val="00B378A4"/>
    <w:rsid w:val="00B42357"/>
    <w:rsid w:val="00B42A98"/>
    <w:rsid w:val="00B42C28"/>
    <w:rsid w:val="00B42D01"/>
    <w:rsid w:val="00B43D6A"/>
    <w:rsid w:val="00B440ED"/>
    <w:rsid w:val="00B44C70"/>
    <w:rsid w:val="00B45328"/>
    <w:rsid w:val="00B45ABE"/>
    <w:rsid w:val="00B46412"/>
    <w:rsid w:val="00B46C05"/>
    <w:rsid w:val="00B4779E"/>
    <w:rsid w:val="00B478B3"/>
    <w:rsid w:val="00B47C3B"/>
    <w:rsid w:val="00B47F4C"/>
    <w:rsid w:val="00B5019A"/>
    <w:rsid w:val="00B51388"/>
    <w:rsid w:val="00B519DD"/>
    <w:rsid w:val="00B51F97"/>
    <w:rsid w:val="00B527DB"/>
    <w:rsid w:val="00B52A69"/>
    <w:rsid w:val="00B52DFD"/>
    <w:rsid w:val="00B532A0"/>
    <w:rsid w:val="00B537F2"/>
    <w:rsid w:val="00B5473A"/>
    <w:rsid w:val="00B547B7"/>
    <w:rsid w:val="00B547E1"/>
    <w:rsid w:val="00B54CE1"/>
    <w:rsid w:val="00B55174"/>
    <w:rsid w:val="00B564E0"/>
    <w:rsid w:val="00B56737"/>
    <w:rsid w:val="00B57AE7"/>
    <w:rsid w:val="00B617A4"/>
    <w:rsid w:val="00B61AA9"/>
    <w:rsid w:val="00B62081"/>
    <w:rsid w:val="00B63AF9"/>
    <w:rsid w:val="00B64289"/>
    <w:rsid w:val="00B643A6"/>
    <w:rsid w:val="00B64F05"/>
    <w:rsid w:val="00B652B1"/>
    <w:rsid w:val="00B658F3"/>
    <w:rsid w:val="00B66A55"/>
    <w:rsid w:val="00B66F0F"/>
    <w:rsid w:val="00B671A0"/>
    <w:rsid w:val="00B67213"/>
    <w:rsid w:val="00B674E0"/>
    <w:rsid w:val="00B67D2E"/>
    <w:rsid w:val="00B70597"/>
    <w:rsid w:val="00B70A13"/>
    <w:rsid w:val="00B70B54"/>
    <w:rsid w:val="00B70EE7"/>
    <w:rsid w:val="00B70EF6"/>
    <w:rsid w:val="00B71193"/>
    <w:rsid w:val="00B716E7"/>
    <w:rsid w:val="00B72093"/>
    <w:rsid w:val="00B73BA1"/>
    <w:rsid w:val="00B74278"/>
    <w:rsid w:val="00B74BA5"/>
    <w:rsid w:val="00B74FFB"/>
    <w:rsid w:val="00B76296"/>
    <w:rsid w:val="00B76743"/>
    <w:rsid w:val="00B7689E"/>
    <w:rsid w:val="00B7696B"/>
    <w:rsid w:val="00B76D3B"/>
    <w:rsid w:val="00B76E63"/>
    <w:rsid w:val="00B7733E"/>
    <w:rsid w:val="00B77469"/>
    <w:rsid w:val="00B77B25"/>
    <w:rsid w:val="00B77B2F"/>
    <w:rsid w:val="00B80B67"/>
    <w:rsid w:val="00B80C5F"/>
    <w:rsid w:val="00B810D2"/>
    <w:rsid w:val="00B81A84"/>
    <w:rsid w:val="00B820D9"/>
    <w:rsid w:val="00B828DB"/>
    <w:rsid w:val="00B82E62"/>
    <w:rsid w:val="00B84A63"/>
    <w:rsid w:val="00B84AE8"/>
    <w:rsid w:val="00B84E49"/>
    <w:rsid w:val="00B86209"/>
    <w:rsid w:val="00B86271"/>
    <w:rsid w:val="00B862C6"/>
    <w:rsid w:val="00B863CE"/>
    <w:rsid w:val="00B86A28"/>
    <w:rsid w:val="00B86AB8"/>
    <w:rsid w:val="00B86D6C"/>
    <w:rsid w:val="00B875AA"/>
    <w:rsid w:val="00B87935"/>
    <w:rsid w:val="00B90292"/>
    <w:rsid w:val="00B90519"/>
    <w:rsid w:val="00B908C8"/>
    <w:rsid w:val="00B90F8B"/>
    <w:rsid w:val="00B910BC"/>
    <w:rsid w:val="00B91C74"/>
    <w:rsid w:val="00B9379E"/>
    <w:rsid w:val="00B940DD"/>
    <w:rsid w:val="00B94AA3"/>
    <w:rsid w:val="00B95694"/>
    <w:rsid w:val="00B95EFB"/>
    <w:rsid w:val="00B96029"/>
    <w:rsid w:val="00B9606B"/>
    <w:rsid w:val="00B96493"/>
    <w:rsid w:val="00B973E4"/>
    <w:rsid w:val="00B97BB2"/>
    <w:rsid w:val="00B97FF0"/>
    <w:rsid w:val="00BA0466"/>
    <w:rsid w:val="00BA0D15"/>
    <w:rsid w:val="00BA11E9"/>
    <w:rsid w:val="00BA14CD"/>
    <w:rsid w:val="00BA18A0"/>
    <w:rsid w:val="00BA31BE"/>
    <w:rsid w:val="00BA3C08"/>
    <w:rsid w:val="00BA408B"/>
    <w:rsid w:val="00BA4256"/>
    <w:rsid w:val="00BA49ED"/>
    <w:rsid w:val="00BA5F06"/>
    <w:rsid w:val="00BA6A83"/>
    <w:rsid w:val="00BA6D72"/>
    <w:rsid w:val="00BA6F08"/>
    <w:rsid w:val="00BA70B4"/>
    <w:rsid w:val="00BA77D9"/>
    <w:rsid w:val="00BA7AD9"/>
    <w:rsid w:val="00BB0C9D"/>
    <w:rsid w:val="00BB1D6B"/>
    <w:rsid w:val="00BB1E63"/>
    <w:rsid w:val="00BB206C"/>
    <w:rsid w:val="00BB214C"/>
    <w:rsid w:val="00BB244D"/>
    <w:rsid w:val="00BB35E0"/>
    <w:rsid w:val="00BB38A5"/>
    <w:rsid w:val="00BB3F95"/>
    <w:rsid w:val="00BB45BA"/>
    <w:rsid w:val="00BB493D"/>
    <w:rsid w:val="00BB497A"/>
    <w:rsid w:val="00BB4D0D"/>
    <w:rsid w:val="00BB57A6"/>
    <w:rsid w:val="00BB6601"/>
    <w:rsid w:val="00BB6D4C"/>
    <w:rsid w:val="00BB78FB"/>
    <w:rsid w:val="00BB7B45"/>
    <w:rsid w:val="00BB7D92"/>
    <w:rsid w:val="00BC0473"/>
    <w:rsid w:val="00BC1A8C"/>
    <w:rsid w:val="00BC26E4"/>
    <w:rsid w:val="00BC30AB"/>
    <w:rsid w:val="00BC3ABE"/>
    <w:rsid w:val="00BC3B15"/>
    <w:rsid w:val="00BC5615"/>
    <w:rsid w:val="00BC5A2F"/>
    <w:rsid w:val="00BC6430"/>
    <w:rsid w:val="00BC64F4"/>
    <w:rsid w:val="00BC6C95"/>
    <w:rsid w:val="00BC6EA6"/>
    <w:rsid w:val="00BD03E1"/>
    <w:rsid w:val="00BD0B67"/>
    <w:rsid w:val="00BD0DC1"/>
    <w:rsid w:val="00BD1163"/>
    <w:rsid w:val="00BD1326"/>
    <w:rsid w:val="00BD190A"/>
    <w:rsid w:val="00BD1C95"/>
    <w:rsid w:val="00BD1D63"/>
    <w:rsid w:val="00BD1DA5"/>
    <w:rsid w:val="00BD20AB"/>
    <w:rsid w:val="00BD22ED"/>
    <w:rsid w:val="00BD2465"/>
    <w:rsid w:val="00BD2E34"/>
    <w:rsid w:val="00BD3278"/>
    <w:rsid w:val="00BD399B"/>
    <w:rsid w:val="00BD47F2"/>
    <w:rsid w:val="00BD4AE2"/>
    <w:rsid w:val="00BD4E43"/>
    <w:rsid w:val="00BD5247"/>
    <w:rsid w:val="00BD55E7"/>
    <w:rsid w:val="00BD597A"/>
    <w:rsid w:val="00BD5CE3"/>
    <w:rsid w:val="00BD77BA"/>
    <w:rsid w:val="00BD7D30"/>
    <w:rsid w:val="00BE000D"/>
    <w:rsid w:val="00BE16B0"/>
    <w:rsid w:val="00BE2853"/>
    <w:rsid w:val="00BE2BAF"/>
    <w:rsid w:val="00BE2F16"/>
    <w:rsid w:val="00BE3056"/>
    <w:rsid w:val="00BE3292"/>
    <w:rsid w:val="00BE3A28"/>
    <w:rsid w:val="00BE4721"/>
    <w:rsid w:val="00BE5120"/>
    <w:rsid w:val="00BE54EA"/>
    <w:rsid w:val="00BE5939"/>
    <w:rsid w:val="00BE5B53"/>
    <w:rsid w:val="00BF0D12"/>
    <w:rsid w:val="00BF10CE"/>
    <w:rsid w:val="00BF241B"/>
    <w:rsid w:val="00BF35D0"/>
    <w:rsid w:val="00BF36A9"/>
    <w:rsid w:val="00BF5C33"/>
    <w:rsid w:val="00BF5F84"/>
    <w:rsid w:val="00BF5FA7"/>
    <w:rsid w:val="00BF60AE"/>
    <w:rsid w:val="00BF7254"/>
    <w:rsid w:val="00BF72CB"/>
    <w:rsid w:val="00BF77F9"/>
    <w:rsid w:val="00C00350"/>
    <w:rsid w:val="00C006E6"/>
    <w:rsid w:val="00C00E35"/>
    <w:rsid w:val="00C0109F"/>
    <w:rsid w:val="00C0129D"/>
    <w:rsid w:val="00C01D9A"/>
    <w:rsid w:val="00C02252"/>
    <w:rsid w:val="00C0233F"/>
    <w:rsid w:val="00C031A5"/>
    <w:rsid w:val="00C03944"/>
    <w:rsid w:val="00C03B2C"/>
    <w:rsid w:val="00C05951"/>
    <w:rsid w:val="00C062B8"/>
    <w:rsid w:val="00C07B38"/>
    <w:rsid w:val="00C07E57"/>
    <w:rsid w:val="00C07F1F"/>
    <w:rsid w:val="00C1047F"/>
    <w:rsid w:val="00C107A4"/>
    <w:rsid w:val="00C107A8"/>
    <w:rsid w:val="00C1100D"/>
    <w:rsid w:val="00C112D0"/>
    <w:rsid w:val="00C12C7F"/>
    <w:rsid w:val="00C12C80"/>
    <w:rsid w:val="00C12DA2"/>
    <w:rsid w:val="00C13619"/>
    <w:rsid w:val="00C13D77"/>
    <w:rsid w:val="00C141CE"/>
    <w:rsid w:val="00C141E6"/>
    <w:rsid w:val="00C14D3F"/>
    <w:rsid w:val="00C15290"/>
    <w:rsid w:val="00C15A77"/>
    <w:rsid w:val="00C15F58"/>
    <w:rsid w:val="00C1651C"/>
    <w:rsid w:val="00C16874"/>
    <w:rsid w:val="00C1763D"/>
    <w:rsid w:val="00C17F95"/>
    <w:rsid w:val="00C20220"/>
    <w:rsid w:val="00C21766"/>
    <w:rsid w:val="00C21805"/>
    <w:rsid w:val="00C2181F"/>
    <w:rsid w:val="00C21E10"/>
    <w:rsid w:val="00C22746"/>
    <w:rsid w:val="00C230A5"/>
    <w:rsid w:val="00C232FC"/>
    <w:rsid w:val="00C23422"/>
    <w:rsid w:val="00C24E47"/>
    <w:rsid w:val="00C24ED4"/>
    <w:rsid w:val="00C25098"/>
    <w:rsid w:val="00C2571E"/>
    <w:rsid w:val="00C276BF"/>
    <w:rsid w:val="00C27DE7"/>
    <w:rsid w:val="00C31492"/>
    <w:rsid w:val="00C31A59"/>
    <w:rsid w:val="00C33C98"/>
    <w:rsid w:val="00C351B7"/>
    <w:rsid w:val="00C35D2E"/>
    <w:rsid w:val="00C372BC"/>
    <w:rsid w:val="00C377F9"/>
    <w:rsid w:val="00C37CAF"/>
    <w:rsid w:val="00C40336"/>
    <w:rsid w:val="00C404AC"/>
    <w:rsid w:val="00C40660"/>
    <w:rsid w:val="00C40798"/>
    <w:rsid w:val="00C41A58"/>
    <w:rsid w:val="00C429A8"/>
    <w:rsid w:val="00C42EEF"/>
    <w:rsid w:val="00C435D4"/>
    <w:rsid w:val="00C4364D"/>
    <w:rsid w:val="00C43693"/>
    <w:rsid w:val="00C44E2A"/>
    <w:rsid w:val="00C451C5"/>
    <w:rsid w:val="00C452FF"/>
    <w:rsid w:val="00C456AF"/>
    <w:rsid w:val="00C456DD"/>
    <w:rsid w:val="00C45E13"/>
    <w:rsid w:val="00C461BF"/>
    <w:rsid w:val="00C46493"/>
    <w:rsid w:val="00C4656C"/>
    <w:rsid w:val="00C4670D"/>
    <w:rsid w:val="00C468D7"/>
    <w:rsid w:val="00C471E6"/>
    <w:rsid w:val="00C473F4"/>
    <w:rsid w:val="00C474A7"/>
    <w:rsid w:val="00C47FA8"/>
    <w:rsid w:val="00C502D4"/>
    <w:rsid w:val="00C5045E"/>
    <w:rsid w:val="00C50A44"/>
    <w:rsid w:val="00C50D8F"/>
    <w:rsid w:val="00C51464"/>
    <w:rsid w:val="00C5154A"/>
    <w:rsid w:val="00C52B49"/>
    <w:rsid w:val="00C52C11"/>
    <w:rsid w:val="00C53490"/>
    <w:rsid w:val="00C53BF0"/>
    <w:rsid w:val="00C549F1"/>
    <w:rsid w:val="00C550C6"/>
    <w:rsid w:val="00C55100"/>
    <w:rsid w:val="00C5696C"/>
    <w:rsid w:val="00C56BCE"/>
    <w:rsid w:val="00C56E77"/>
    <w:rsid w:val="00C578FF"/>
    <w:rsid w:val="00C60485"/>
    <w:rsid w:val="00C6145C"/>
    <w:rsid w:val="00C626ED"/>
    <w:rsid w:val="00C62B5D"/>
    <w:rsid w:val="00C6320E"/>
    <w:rsid w:val="00C6336F"/>
    <w:rsid w:val="00C6348F"/>
    <w:rsid w:val="00C63A8E"/>
    <w:rsid w:val="00C64894"/>
    <w:rsid w:val="00C64D18"/>
    <w:rsid w:val="00C64F17"/>
    <w:rsid w:val="00C6663D"/>
    <w:rsid w:val="00C66B87"/>
    <w:rsid w:val="00C66D02"/>
    <w:rsid w:val="00C66E4C"/>
    <w:rsid w:val="00C67A59"/>
    <w:rsid w:val="00C7018C"/>
    <w:rsid w:val="00C710AF"/>
    <w:rsid w:val="00C71844"/>
    <w:rsid w:val="00C71ACE"/>
    <w:rsid w:val="00C71C88"/>
    <w:rsid w:val="00C721A1"/>
    <w:rsid w:val="00C72771"/>
    <w:rsid w:val="00C7323D"/>
    <w:rsid w:val="00C733BB"/>
    <w:rsid w:val="00C73432"/>
    <w:rsid w:val="00C743C4"/>
    <w:rsid w:val="00C7513C"/>
    <w:rsid w:val="00C75786"/>
    <w:rsid w:val="00C75899"/>
    <w:rsid w:val="00C75BFA"/>
    <w:rsid w:val="00C77373"/>
    <w:rsid w:val="00C77493"/>
    <w:rsid w:val="00C77ADD"/>
    <w:rsid w:val="00C80462"/>
    <w:rsid w:val="00C80614"/>
    <w:rsid w:val="00C82373"/>
    <w:rsid w:val="00C82B1C"/>
    <w:rsid w:val="00C83A72"/>
    <w:rsid w:val="00C8420A"/>
    <w:rsid w:val="00C84B4C"/>
    <w:rsid w:val="00C84B5E"/>
    <w:rsid w:val="00C862EB"/>
    <w:rsid w:val="00C86A2E"/>
    <w:rsid w:val="00C8759C"/>
    <w:rsid w:val="00C904D3"/>
    <w:rsid w:val="00C90F42"/>
    <w:rsid w:val="00C9167C"/>
    <w:rsid w:val="00C919F6"/>
    <w:rsid w:val="00C92020"/>
    <w:rsid w:val="00C92295"/>
    <w:rsid w:val="00C92F3B"/>
    <w:rsid w:val="00C93529"/>
    <w:rsid w:val="00C965C3"/>
    <w:rsid w:val="00C971D8"/>
    <w:rsid w:val="00C972E4"/>
    <w:rsid w:val="00CA0792"/>
    <w:rsid w:val="00CA18AF"/>
    <w:rsid w:val="00CA1E6B"/>
    <w:rsid w:val="00CA1EF1"/>
    <w:rsid w:val="00CA209A"/>
    <w:rsid w:val="00CA2861"/>
    <w:rsid w:val="00CA366A"/>
    <w:rsid w:val="00CA373F"/>
    <w:rsid w:val="00CA3D25"/>
    <w:rsid w:val="00CA3D57"/>
    <w:rsid w:val="00CA3D5A"/>
    <w:rsid w:val="00CA4238"/>
    <w:rsid w:val="00CA4395"/>
    <w:rsid w:val="00CA43F0"/>
    <w:rsid w:val="00CA4673"/>
    <w:rsid w:val="00CA4B86"/>
    <w:rsid w:val="00CA4C2C"/>
    <w:rsid w:val="00CA4CA5"/>
    <w:rsid w:val="00CA52ED"/>
    <w:rsid w:val="00CA64EB"/>
    <w:rsid w:val="00CA707E"/>
    <w:rsid w:val="00CA7103"/>
    <w:rsid w:val="00CA7217"/>
    <w:rsid w:val="00CB098A"/>
    <w:rsid w:val="00CB13F4"/>
    <w:rsid w:val="00CB1724"/>
    <w:rsid w:val="00CB1DFB"/>
    <w:rsid w:val="00CB20BA"/>
    <w:rsid w:val="00CB248F"/>
    <w:rsid w:val="00CB3CFA"/>
    <w:rsid w:val="00CB40E1"/>
    <w:rsid w:val="00CB4DA7"/>
    <w:rsid w:val="00CB4DF6"/>
    <w:rsid w:val="00CB53B5"/>
    <w:rsid w:val="00CB5A52"/>
    <w:rsid w:val="00CB5BAA"/>
    <w:rsid w:val="00CB6036"/>
    <w:rsid w:val="00CB6704"/>
    <w:rsid w:val="00CB7665"/>
    <w:rsid w:val="00CB768E"/>
    <w:rsid w:val="00CC01FA"/>
    <w:rsid w:val="00CC0D5D"/>
    <w:rsid w:val="00CC1080"/>
    <w:rsid w:val="00CC1499"/>
    <w:rsid w:val="00CC2CE6"/>
    <w:rsid w:val="00CC3363"/>
    <w:rsid w:val="00CC397F"/>
    <w:rsid w:val="00CC3A6A"/>
    <w:rsid w:val="00CC4029"/>
    <w:rsid w:val="00CC482A"/>
    <w:rsid w:val="00CC4FF1"/>
    <w:rsid w:val="00CC501E"/>
    <w:rsid w:val="00CC50B5"/>
    <w:rsid w:val="00CC584B"/>
    <w:rsid w:val="00CC5FA6"/>
    <w:rsid w:val="00CC6C76"/>
    <w:rsid w:val="00CC7BB0"/>
    <w:rsid w:val="00CD05FC"/>
    <w:rsid w:val="00CD0812"/>
    <w:rsid w:val="00CD1CE4"/>
    <w:rsid w:val="00CD21D2"/>
    <w:rsid w:val="00CD3A1D"/>
    <w:rsid w:val="00CD4258"/>
    <w:rsid w:val="00CD546F"/>
    <w:rsid w:val="00CD5A86"/>
    <w:rsid w:val="00CD62BF"/>
    <w:rsid w:val="00CD6667"/>
    <w:rsid w:val="00CD6839"/>
    <w:rsid w:val="00CD6A3F"/>
    <w:rsid w:val="00CE00BD"/>
    <w:rsid w:val="00CE050A"/>
    <w:rsid w:val="00CE119A"/>
    <w:rsid w:val="00CE4F4E"/>
    <w:rsid w:val="00CE6C20"/>
    <w:rsid w:val="00CE6EB9"/>
    <w:rsid w:val="00CE6ECB"/>
    <w:rsid w:val="00CE7293"/>
    <w:rsid w:val="00CE734B"/>
    <w:rsid w:val="00CE756D"/>
    <w:rsid w:val="00CF025B"/>
    <w:rsid w:val="00CF24FA"/>
    <w:rsid w:val="00CF2D54"/>
    <w:rsid w:val="00CF3058"/>
    <w:rsid w:val="00CF41F6"/>
    <w:rsid w:val="00CF48C3"/>
    <w:rsid w:val="00CF4A05"/>
    <w:rsid w:val="00CF6FA9"/>
    <w:rsid w:val="00CF794C"/>
    <w:rsid w:val="00D0030B"/>
    <w:rsid w:val="00D006B0"/>
    <w:rsid w:val="00D009B3"/>
    <w:rsid w:val="00D02156"/>
    <w:rsid w:val="00D04B25"/>
    <w:rsid w:val="00D04ED8"/>
    <w:rsid w:val="00D057A5"/>
    <w:rsid w:val="00D06E3C"/>
    <w:rsid w:val="00D0732D"/>
    <w:rsid w:val="00D07357"/>
    <w:rsid w:val="00D075E6"/>
    <w:rsid w:val="00D07F13"/>
    <w:rsid w:val="00D1151A"/>
    <w:rsid w:val="00D11EFE"/>
    <w:rsid w:val="00D11F70"/>
    <w:rsid w:val="00D122F2"/>
    <w:rsid w:val="00D123EB"/>
    <w:rsid w:val="00D12A4F"/>
    <w:rsid w:val="00D140F4"/>
    <w:rsid w:val="00D14AF5"/>
    <w:rsid w:val="00D14CB3"/>
    <w:rsid w:val="00D14FF4"/>
    <w:rsid w:val="00D1676B"/>
    <w:rsid w:val="00D16D12"/>
    <w:rsid w:val="00D17E82"/>
    <w:rsid w:val="00D21194"/>
    <w:rsid w:val="00D217CA"/>
    <w:rsid w:val="00D22904"/>
    <w:rsid w:val="00D23D1D"/>
    <w:rsid w:val="00D242F4"/>
    <w:rsid w:val="00D24B21"/>
    <w:rsid w:val="00D24D11"/>
    <w:rsid w:val="00D2602D"/>
    <w:rsid w:val="00D27239"/>
    <w:rsid w:val="00D273DC"/>
    <w:rsid w:val="00D27D56"/>
    <w:rsid w:val="00D301AA"/>
    <w:rsid w:val="00D30255"/>
    <w:rsid w:val="00D30E08"/>
    <w:rsid w:val="00D30F29"/>
    <w:rsid w:val="00D31245"/>
    <w:rsid w:val="00D321C0"/>
    <w:rsid w:val="00D32242"/>
    <w:rsid w:val="00D32CD4"/>
    <w:rsid w:val="00D33887"/>
    <w:rsid w:val="00D3439B"/>
    <w:rsid w:val="00D348E4"/>
    <w:rsid w:val="00D34C9B"/>
    <w:rsid w:val="00D34DBA"/>
    <w:rsid w:val="00D368C4"/>
    <w:rsid w:val="00D36BA3"/>
    <w:rsid w:val="00D36BF3"/>
    <w:rsid w:val="00D36FA9"/>
    <w:rsid w:val="00D40280"/>
    <w:rsid w:val="00D40452"/>
    <w:rsid w:val="00D40871"/>
    <w:rsid w:val="00D41614"/>
    <w:rsid w:val="00D41F29"/>
    <w:rsid w:val="00D421B9"/>
    <w:rsid w:val="00D421C9"/>
    <w:rsid w:val="00D42215"/>
    <w:rsid w:val="00D42A8A"/>
    <w:rsid w:val="00D4336A"/>
    <w:rsid w:val="00D44029"/>
    <w:rsid w:val="00D44424"/>
    <w:rsid w:val="00D450D1"/>
    <w:rsid w:val="00D45914"/>
    <w:rsid w:val="00D45D03"/>
    <w:rsid w:val="00D46454"/>
    <w:rsid w:val="00D46E41"/>
    <w:rsid w:val="00D47292"/>
    <w:rsid w:val="00D4771E"/>
    <w:rsid w:val="00D51474"/>
    <w:rsid w:val="00D514C9"/>
    <w:rsid w:val="00D51ACA"/>
    <w:rsid w:val="00D522BD"/>
    <w:rsid w:val="00D53AC9"/>
    <w:rsid w:val="00D541B8"/>
    <w:rsid w:val="00D55691"/>
    <w:rsid w:val="00D55F39"/>
    <w:rsid w:val="00D56E11"/>
    <w:rsid w:val="00D5703E"/>
    <w:rsid w:val="00D60375"/>
    <w:rsid w:val="00D60480"/>
    <w:rsid w:val="00D62958"/>
    <w:rsid w:val="00D62B49"/>
    <w:rsid w:val="00D62BD2"/>
    <w:rsid w:val="00D63B0F"/>
    <w:rsid w:val="00D64774"/>
    <w:rsid w:val="00D65647"/>
    <w:rsid w:val="00D6583B"/>
    <w:rsid w:val="00D65C2D"/>
    <w:rsid w:val="00D65D4B"/>
    <w:rsid w:val="00D65DCE"/>
    <w:rsid w:val="00D66132"/>
    <w:rsid w:val="00D66859"/>
    <w:rsid w:val="00D702F4"/>
    <w:rsid w:val="00D706A2"/>
    <w:rsid w:val="00D709B2"/>
    <w:rsid w:val="00D70EF7"/>
    <w:rsid w:val="00D70FC4"/>
    <w:rsid w:val="00D7111E"/>
    <w:rsid w:val="00D71372"/>
    <w:rsid w:val="00D71414"/>
    <w:rsid w:val="00D715DC"/>
    <w:rsid w:val="00D7163C"/>
    <w:rsid w:val="00D7235E"/>
    <w:rsid w:val="00D730C9"/>
    <w:rsid w:val="00D730DC"/>
    <w:rsid w:val="00D739C1"/>
    <w:rsid w:val="00D7469A"/>
    <w:rsid w:val="00D74766"/>
    <w:rsid w:val="00D7549F"/>
    <w:rsid w:val="00D75643"/>
    <w:rsid w:val="00D756B7"/>
    <w:rsid w:val="00D75887"/>
    <w:rsid w:val="00D75D53"/>
    <w:rsid w:val="00D768DF"/>
    <w:rsid w:val="00D76920"/>
    <w:rsid w:val="00D77521"/>
    <w:rsid w:val="00D77A82"/>
    <w:rsid w:val="00D80149"/>
    <w:rsid w:val="00D801B4"/>
    <w:rsid w:val="00D80887"/>
    <w:rsid w:val="00D80B95"/>
    <w:rsid w:val="00D80D96"/>
    <w:rsid w:val="00D81166"/>
    <w:rsid w:val="00D81690"/>
    <w:rsid w:val="00D82459"/>
    <w:rsid w:val="00D829A8"/>
    <w:rsid w:val="00D8318A"/>
    <w:rsid w:val="00D83865"/>
    <w:rsid w:val="00D83CDE"/>
    <w:rsid w:val="00D84493"/>
    <w:rsid w:val="00D853C1"/>
    <w:rsid w:val="00D8549B"/>
    <w:rsid w:val="00D8554A"/>
    <w:rsid w:val="00D8570D"/>
    <w:rsid w:val="00D86144"/>
    <w:rsid w:val="00D86D5B"/>
    <w:rsid w:val="00D90103"/>
    <w:rsid w:val="00D90560"/>
    <w:rsid w:val="00D9063D"/>
    <w:rsid w:val="00D90D04"/>
    <w:rsid w:val="00D91022"/>
    <w:rsid w:val="00D92337"/>
    <w:rsid w:val="00D9255A"/>
    <w:rsid w:val="00D931C7"/>
    <w:rsid w:val="00D932F7"/>
    <w:rsid w:val="00D94243"/>
    <w:rsid w:val="00D9475C"/>
    <w:rsid w:val="00D94DEB"/>
    <w:rsid w:val="00D94E9C"/>
    <w:rsid w:val="00D970C7"/>
    <w:rsid w:val="00D972F1"/>
    <w:rsid w:val="00D977BA"/>
    <w:rsid w:val="00D977D4"/>
    <w:rsid w:val="00D97F7A"/>
    <w:rsid w:val="00DA0D0E"/>
    <w:rsid w:val="00DA0EAB"/>
    <w:rsid w:val="00DA13C7"/>
    <w:rsid w:val="00DA1E01"/>
    <w:rsid w:val="00DA1FB6"/>
    <w:rsid w:val="00DA204D"/>
    <w:rsid w:val="00DA204E"/>
    <w:rsid w:val="00DA2C54"/>
    <w:rsid w:val="00DA2E35"/>
    <w:rsid w:val="00DA3900"/>
    <w:rsid w:val="00DA4570"/>
    <w:rsid w:val="00DA45EA"/>
    <w:rsid w:val="00DA525E"/>
    <w:rsid w:val="00DA5791"/>
    <w:rsid w:val="00DA67A3"/>
    <w:rsid w:val="00DA68A5"/>
    <w:rsid w:val="00DA7577"/>
    <w:rsid w:val="00DB0713"/>
    <w:rsid w:val="00DB104C"/>
    <w:rsid w:val="00DB17FE"/>
    <w:rsid w:val="00DB2142"/>
    <w:rsid w:val="00DB294E"/>
    <w:rsid w:val="00DB2D55"/>
    <w:rsid w:val="00DB359C"/>
    <w:rsid w:val="00DB3B27"/>
    <w:rsid w:val="00DB4805"/>
    <w:rsid w:val="00DB4EAA"/>
    <w:rsid w:val="00DB5293"/>
    <w:rsid w:val="00DB5395"/>
    <w:rsid w:val="00DB57C8"/>
    <w:rsid w:val="00DB591B"/>
    <w:rsid w:val="00DB6588"/>
    <w:rsid w:val="00DB66D2"/>
    <w:rsid w:val="00DB67CC"/>
    <w:rsid w:val="00DB6A59"/>
    <w:rsid w:val="00DB6D7B"/>
    <w:rsid w:val="00DB6FC9"/>
    <w:rsid w:val="00DB79C3"/>
    <w:rsid w:val="00DB7AEE"/>
    <w:rsid w:val="00DC10F4"/>
    <w:rsid w:val="00DC21FE"/>
    <w:rsid w:val="00DC25C5"/>
    <w:rsid w:val="00DC3002"/>
    <w:rsid w:val="00DC3B0E"/>
    <w:rsid w:val="00DC44DD"/>
    <w:rsid w:val="00DC4B18"/>
    <w:rsid w:val="00DC620A"/>
    <w:rsid w:val="00DC66E3"/>
    <w:rsid w:val="00DC6BAB"/>
    <w:rsid w:val="00DC78AC"/>
    <w:rsid w:val="00DC7DD2"/>
    <w:rsid w:val="00DD044D"/>
    <w:rsid w:val="00DD1755"/>
    <w:rsid w:val="00DD195B"/>
    <w:rsid w:val="00DD1B6F"/>
    <w:rsid w:val="00DD25E9"/>
    <w:rsid w:val="00DD2768"/>
    <w:rsid w:val="00DD281F"/>
    <w:rsid w:val="00DD2989"/>
    <w:rsid w:val="00DD2A3A"/>
    <w:rsid w:val="00DD2D78"/>
    <w:rsid w:val="00DD3307"/>
    <w:rsid w:val="00DD3CB8"/>
    <w:rsid w:val="00DD5084"/>
    <w:rsid w:val="00DD5319"/>
    <w:rsid w:val="00DD6BAE"/>
    <w:rsid w:val="00DD6FE2"/>
    <w:rsid w:val="00DE00B0"/>
    <w:rsid w:val="00DE0D67"/>
    <w:rsid w:val="00DE171F"/>
    <w:rsid w:val="00DE1DAA"/>
    <w:rsid w:val="00DE2331"/>
    <w:rsid w:val="00DE2A65"/>
    <w:rsid w:val="00DE33BC"/>
    <w:rsid w:val="00DE476A"/>
    <w:rsid w:val="00DE4C8D"/>
    <w:rsid w:val="00DE5AD3"/>
    <w:rsid w:val="00DE5C17"/>
    <w:rsid w:val="00DE644A"/>
    <w:rsid w:val="00DE687E"/>
    <w:rsid w:val="00DE752A"/>
    <w:rsid w:val="00DE7806"/>
    <w:rsid w:val="00DE7F17"/>
    <w:rsid w:val="00DF05FE"/>
    <w:rsid w:val="00DF1ACF"/>
    <w:rsid w:val="00DF2139"/>
    <w:rsid w:val="00DF456A"/>
    <w:rsid w:val="00DF49B8"/>
    <w:rsid w:val="00DF4A90"/>
    <w:rsid w:val="00DF4BCA"/>
    <w:rsid w:val="00DF4FD1"/>
    <w:rsid w:val="00DF53D6"/>
    <w:rsid w:val="00DF53EF"/>
    <w:rsid w:val="00DF5BA6"/>
    <w:rsid w:val="00DF5E64"/>
    <w:rsid w:val="00DF5F77"/>
    <w:rsid w:val="00DF65F4"/>
    <w:rsid w:val="00DF68BA"/>
    <w:rsid w:val="00DF6D2B"/>
    <w:rsid w:val="00DF6F89"/>
    <w:rsid w:val="00DF7B91"/>
    <w:rsid w:val="00DF7F6F"/>
    <w:rsid w:val="00E00657"/>
    <w:rsid w:val="00E0152F"/>
    <w:rsid w:val="00E01B7F"/>
    <w:rsid w:val="00E0229E"/>
    <w:rsid w:val="00E024EE"/>
    <w:rsid w:val="00E036BD"/>
    <w:rsid w:val="00E03C4A"/>
    <w:rsid w:val="00E03CFB"/>
    <w:rsid w:val="00E043DE"/>
    <w:rsid w:val="00E05851"/>
    <w:rsid w:val="00E0679A"/>
    <w:rsid w:val="00E07438"/>
    <w:rsid w:val="00E075EF"/>
    <w:rsid w:val="00E0769E"/>
    <w:rsid w:val="00E07E33"/>
    <w:rsid w:val="00E10B45"/>
    <w:rsid w:val="00E10EAE"/>
    <w:rsid w:val="00E11413"/>
    <w:rsid w:val="00E11E3F"/>
    <w:rsid w:val="00E1253A"/>
    <w:rsid w:val="00E12BED"/>
    <w:rsid w:val="00E12CFF"/>
    <w:rsid w:val="00E12FF3"/>
    <w:rsid w:val="00E14584"/>
    <w:rsid w:val="00E14D44"/>
    <w:rsid w:val="00E14FBA"/>
    <w:rsid w:val="00E15018"/>
    <w:rsid w:val="00E15294"/>
    <w:rsid w:val="00E159C0"/>
    <w:rsid w:val="00E16356"/>
    <w:rsid w:val="00E168B1"/>
    <w:rsid w:val="00E16A7B"/>
    <w:rsid w:val="00E17C01"/>
    <w:rsid w:val="00E2018C"/>
    <w:rsid w:val="00E20505"/>
    <w:rsid w:val="00E21052"/>
    <w:rsid w:val="00E22543"/>
    <w:rsid w:val="00E2260A"/>
    <w:rsid w:val="00E2287A"/>
    <w:rsid w:val="00E231E3"/>
    <w:rsid w:val="00E234DC"/>
    <w:rsid w:val="00E2392A"/>
    <w:rsid w:val="00E24538"/>
    <w:rsid w:val="00E24AE7"/>
    <w:rsid w:val="00E24DB1"/>
    <w:rsid w:val="00E252F5"/>
    <w:rsid w:val="00E256E2"/>
    <w:rsid w:val="00E25E21"/>
    <w:rsid w:val="00E26B76"/>
    <w:rsid w:val="00E26D07"/>
    <w:rsid w:val="00E27EB0"/>
    <w:rsid w:val="00E308B8"/>
    <w:rsid w:val="00E308EC"/>
    <w:rsid w:val="00E30BF5"/>
    <w:rsid w:val="00E30EC5"/>
    <w:rsid w:val="00E32529"/>
    <w:rsid w:val="00E32EEE"/>
    <w:rsid w:val="00E3364B"/>
    <w:rsid w:val="00E33949"/>
    <w:rsid w:val="00E33EB1"/>
    <w:rsid w:val="00E350CE"/>
    <w:rsid w:val="00E35362"/>
    <w:rsid w:val="00E363EA"/>
    <w:rsid w:val="00E368BB"/>
    <w:rsid w:val="00E36C10"/>
    <w:rsid w:val="00E3784C"/>
    <w:rsid w:val="00E404D6"/>
    <w:rsid w:val="00E40797"/>
    <w:rsid w:val="00E409AA"/>
    <w:rsid w:val="00E414E8"/>
    <w:rsid w:val="00E417EE"/>
    <w:rsid w:val="00E42174"/>
    <w:rsid w:val="00E4217F"/>
    <w:rsid w:val="00E42FC1"/>
    <w:rsid w:val="00E43B34"/>
    <w:rsid w:val="00E43C11"/>
    <w:rsid w:val="00E441D3"/>
    <w:rsid w:val="00E445EB"/>
    <w:rsid w:val="00E44788"/>
    <w:rsid w:val="00E44CCF"/>
    <w:rsid w:val="00E45125"/>
    <w:rsid w:val="00E45843"/>
    <w:rsid w:val="00E45C27"/>
    <w:rsid w:val="00E45DD7"/>
    <w:rsid w:val="00E465F7"/>
    <w:rsid w:val="00E465FE"/>
    <w:rsid w:val="00E47411"/>
    <w:rsid w:val="00E47EBB"/>
    <w:rsid w:val="00E507A8"/>
    <w:rsid w:val="00E50D74"/>
    <w:rsid w:val="00E50E67"/>
    <w:rsid w:val="00E53666"/>
    <w:rsid w:val="00E5419D"/>
    <w:rsid w:val="00E54A92"/>
    <w:rsid w:val="00E56306"/>
    <w:rsid w:val="00E57722"/>
    <w:rsid w:val="00E578AE"/>
    <w:rsid w:val="00E6060A"/>
    <w:rsid w:val="00E609A0"/>
    <w:rsid w:val="00E611AE"/>
    <w:rsid w:val="00E616EA"/>
    <w:rsid w:val="00E62B05"/>
    <w:rsid w:val="00E63268"/>
    <w:rsid w:val="00E634EB"/>
    <w:rsid w:val="00E63929"/>
    <w:rsid w:val="00E64060"/>
    <w:rsid w:val="00E651FC"/>
    <w:rsid w:val="00E653BD"/>
    <w:rsid w:val="00E654C9"/>
    <w:rsid w:val="00E66656"/>
    <w:rsid w:val="00E66924"/>
    <w:rsid w:val="00E67912"/>
    <w:rsid w:val="00E702C5"/>
    <w:rsid w:val="00E7109D"/>
    <w:rsid w:val="00E71192"/>
    <w:rsid w:val="00E71DB6"/>
    <w:rsid w:val="00E71E24"/>
    <w:rsid w:val="00E72036"/>
    <w:rsid w:val="00E726E9"/>
    <w:rsid w:val="00E72715"/>
    <w:rsid w:val="00E72792"/>
    <w:rsid w:val="00E73019"/>
    <w:rsid w:val="00E7374F"/>
    <w:rsid w:val="00E743CF"/>
    <w:rsid w:val="00E7468B"/>
    <w:rsid w:val="00E749E4"/>
    <w:rsid w:val="00E74DC7"/>
    <w:rsid w:val="00E75481"/>
    <w:rsid w:val="00E76D33"/>
    <w:rsid w:val="00E77483"/>
    <w:rsid w:val="00E80902"/>
    <w:rsid w:val="00E81974"/>
    <w:rsid w:val="00E83339"/>
    <w:rsid w:val="00E84503"/>
    <w:rsid w:val="00E84845"/>
    <w:rsid w:val="00E85048"/>
    <w:rsid w:val="00E8579A"/>
    <w:rsid w:val="00E86B9A"/>
    <w:rsid w:val="00E87974"/>
    <w:rsid w:val="00E879D2"/>
    <w:rsid w:val="00E87E16"/>
    <w:rsid w:val="00E905A3"/>
    <w:rsid w:val="00E91592"/>
    <w:rsid w:val="00E921B3"/>
    <w:rsid w:val="00E9243A"/>
    <w:rsid w:val="00E92FAC"/>
    <w:rsid w:val="00E93029"/>
    <w:rsid w:val="00E931DE"/>
    <w:rsid w:val="00E938AF"/>
    <w:rsid w:val="00E94363"/>
    <w:rsid w:val="00E94A2F"/>
    <w:rsid w:val="00E953C2"/>
    <w:rsid w:val="00E95975"/>
    <w:rsid w:val="00E95CD5"/>
    <w:rsid w:val="00E95EA0"/>
    <w:rsid w:val="00E96909"/>
    <w:rsid w:val="00E96D21"/>
    <w:rsid w:val="00E96F7E"/>
    <w:rsid w:val="00E96FF4"/>
    <w:rsid w:val="00E970BA"/>
    <w:rsid w:val="00E97E9E"/>
    <w:rsid w:val="00EA0073"/>
    <w:rsid w:val="00EA2612"/>
    <w:rsid w:val="00EA349F"/>
    <w:rsid w:val="00EA3C75"/>
    <w:rsid w:val="00EA430E"/>
    <w:rsid w:val="00EA44F6"/>
    <w:rsid w:val="00EA4B8B"/>
    <w:rsid w:val="00EA4EC4"/>
    <w:rsid w:val="00EA50EF"/>
    <w:rsid w:val="00EA5AB5"/>
    <w:rsid w:val="00EA68C9"/>
    <w:rsid w:val="00EA6EBE"/>
    <w:rsid w:val="00EB0873"/>
    <w:rsid w:val="00EB1230"/>
    <w:rsid w:val="00EB1491"/>
    <w:rsid w:val="00EB2A76"/>
    <w:rsid w:val="00EB32D5"/>
    <w:rsid w:val="00EB5AA1"/>
    <w:rsid w:val="00EB6D0C"/>
    <w:rsid w:val="00EB71D5"/>
    <w:rsid w:val="00EB7217"/>
    <w:rsid w:val="00EC0676"/>
    <w:rsid w:val="00EC29D2"/>
    <w:rsid w:val="00EC2FDC"/>
    <w:rsid w:val="00EC377C"/>
    <w:rsid w:val="00EC4714"/>
    <w:rsid w:val="00EC4A7C"/>
    <w:rsid w:val="00EC4B23"/>
    <w:rsid w:val="00EC5371"/>
    <w:rsid w:val="00EC539C"/>
    <w:rsid w:val="00EC5710"/>
    <w:rsid w:val="00EC6087"/>
    <w:rsid w:val="00EC6462"/>
    <w:rsid w:val="00EC64E1"/>
    <w:rsid w:val="00EC663E"/>
    <w:rsid w:val="00EC6DA8"/>
    <w:rsid w:val="00EC70DF"/>
    <w:rsid w:val="00ED0202"/>
    <w:rsid w:val="00ED0DD2"/>
    <w:rsid w:val="00ED1F88"/>
    <w:rsid w:val="00ED1FB8"/>
    <w:rsid w:val="00ED2338"/>
    <w:rsid w:val="00ED2E4E"/>
    <w:rsid w:val="00ED33A6"/>
    <w:rsid w:val="00ED4A99"/>
    <w:rsid w:val="00ED518A"/>
    <w:rsid w:val="00ED5250"/>
    <w:rsid w:val="00ED5286"/>
    <w:rsid w:val="00ED59BA"/>
    <w:rsid w:val="00ED63A3"/>
    <w:rsid w:val="00ED6C21"/>
    <w:rsid w:val="00ED6C5C"/>
    <w:rsid w:val="00ED73D4"/>
    <w:rsid w:val="00ED7CD9"/>
    <w:rsid w:val="00EE0151"/>
    <w:rsid w:val="00EE0723"/>
    <w:rsid w:val="00EE1910"/>
    <w:rsid w:val="00EE1BCA"/>
    <w:rsid w:val="00EE1F10"/>
    <w:rsid w:val="00EE20EA"/>
    <w:rsid w:val="00EE32B2"/>
    <w:rsid w:val="00EE359F"/>
    <w:rsid w:val="00EE39AC"/>
    <w:rsid w:val="00EE4569"/>
    <w:rsid w:val="00EE591B"/>
    <w:rsid w:val="00EE5A60"/>
    <w:rsid w:val="00EE5C40"/>
    <w:rsid w:val="00EE5E3B"/>
    <w:rsid w:val="00EE699A"/>
    <w:rsid w:val="00EE6AE4"/>
    <w:rsid w:val="00EE7A84"/>
    <w:rsid w:val="00EF08E8"/>
    <w:rsid w:val="00EF0E66"/>
    <w:rsid w:val="00EF11E6"/>
    <w:rsid w:val="00EF13BA"/>
    <w:rsid w:val="00EF1551"/>
    <w:rsid w:val="00EF21EC"/>
    <w:rsid w:val="00EF2421"/>
    <w:rsid w:val="00EF32C1"/>
    <w:rsid w:val="00EF36E9"/>
    <w:rsid w:val="00EF3B8B"/>
    <w:rsid w:val="00EF3C2C"/>
    <w:rsid w:val="00EF42DC"/>
    <w:rsid w:val="00EF431C"/>
    <w:rsid w:val="00EF6272"/>
    <w:rsid w:val="00EF6FBA"/>
    <w:rsid w:val="00EF75F7"/>
    <w:rsid w:val="00EF7A87"/>
    <w:rsid w:val="00F0199F"/>
    <w:rsid w:val="00F0237B"/>
    <w:rsid w:val="00F02AF7"/>
    <w:rsid w:val="00F03981"/>
    <w:rsid w:val="00F03AE7"/>
    <w:rsid w:val="00F04B92"/>
    <w:rsid w:val="00F056FF"/>
    <w:rsid w:val="00F05B2B"/>
    <w:rsid w:val="00F0665F"/>
    <w:rsid w:val="00F06DAF"/>
    <w:rsid w:val="00F106EF"/>
    <w:rsid w:val="00F10BBD"/>
    <w:rsid w:val="00F111B3"/>
    <w:rsid w:val="00F1198B"/>
    <w:rsid w:val="00F123EE"/>
    <w:rsid w:val="00F129ED"/>
    <w:rsid w:val="00F134B2"/>
    <w:rsid w:val="00F13E49"/>
    <w:rsid w:val="00F1452E"/>
    <w:rsid w:val="00F14BDC"/>
    <w:rsid w:val="00F157F4"/>
    <w:rsid w:val="00F15FD0"/>
    <w:rsid w:val="00F160C1"/>
    <w:rsid w:val="00F1687F"/>
    <w:rsid w:val="00F16895"/>
    <w:rsid w:val="00F16BD2"/>
    <w:rsid w:val="00F16FEF"/>
    <w:rsid w:val="00F17AE7"/>
    <w:rsid w:val="00F17DB2"/>
    <w:rsid w:val="00F2072D"/>
    <w:rsid w:val="00F20A79"/>
    <w:rsid w:val="00F23092"/>
    <w:rsid w:val="00F23714"/>
    <w:rsid w:val="00F25837"/>
    <w:rsid w:val="00F25CC6"/>
    <w:rsid w:val="00F26162"/>
    <w:rsid w:val="00F26BA4"/>
    <w:rsid w:val="00F26EA2"/>
    <w:rsid w:val="00F27981"/>
    <w:rsid w:val="00F30144"/>
    <w:rsid w:val="00F3024A"/>
    <w:rsid w:val="00F30907"/>
    <w:rsid w:val="00F319B6"/>
    <w:rsid w:val="00F31B35"/>
    <w:rsid w:val="00F31F20"/>
    <w:rsid w:val="00F325C9"/>
    <w:rsid w:val="00F328C4"/>
    <w:rsid w:val="00F33DA0"/>
    <w:rsid w:val="00F3408D"/>
    <w:rsid w:val="00F34280"/>
    <w:rsid w:val="00F343C0"/>
    <w:rsid w:val="00F3475E"/>
    <w:rsid w:val="00F34AD8"/>
    <w:rsid w:val="00F34D9D"/>
    <w:rsid w:val="00F36191"/>
    <w:rsid w:val="00F361D7"/>
    <w:rsid w:val="00F3655A"/>
    <w:rsid w:val="00F36571"/>
    <w:rsid w:val="00F37C80"/>
    <w:rsid w:val="00F37FA0"/>
    <w:rsid w:val="00F40A9D"/>
    <w:rsid w:val="00F417AB"/>
    <w:rsid w:val="00F41A0A"/>
    <w:rsid w:val="00F4231A"/>
    <w:rsid w:val="00F42BBE"/>
    <w:rsid w:val="00F42CAA"/>
    <w:rsid w:val="00F43D98"/>
    <w:rsid w:val="00F44E41"/>
    <w:rsid w:val="00F46564"/>
    <w:rsid w:val="00F4678E"/>
    <w:rsid w:val="00F469E8"/>
    <w:rsid w:val="00F46B12"/>
    <w:rsid w:val="00F471CE"/>
    <w:rsid w:val="00F47B10"/>
    <w:rsid w:val="00F51638"/>
    <w:rsid w:val="00F51B7D"/>
    <w:rsid w:val="00F53159"/>
    <w:rsid w:val="00F5354E"/>
    <w:rsid w:val="00F53738"/>
    <w:rsid w:val="00F54539"/>
    <w:rsid w:val="00F54CBF"/>
    <w:rsid w:val="00F55C15"/>
    <w:rsid w:val="00F5659B"/>
    <w:rsid w:val="00F604BC"/>
    <w:rsid w:val="00F60E5C"/>
    <w:rsid w:val="00F60E83"/>
    <w:rsid w:val="00F60F7B"/>
    <w:rsid w:val="00F611C8"/>
    <w:rsid w:val="00F62389"/>
    <w:rsid w:val="00F63B34"/>
    <w:rsid w:val="00F64631"/>
    <w:rsid w:val="00F64851"/>
    <w:rsid w:val="00F6587E"/>
    <w:rsid w:val="00F6670B"/>
    <w:rsid w:val="00F671B0"/>
    <w:rsid w:val="00F70162"/>
    <w:rsid w:val="00F71B6C"/>
    <w:rsid w:val="00F72A6C"/>
    <w:rsid w:val="00F73062"/>
    <w:rsid w:val="00F73235"/>
    <w:rsid w:val="00F74339"/>
    <w:rsid w:val="00F74608"/>
    <w:rsid w:val="00F74798"/>
    <w:rsid w:val="00F75651"/>
    <w:rsid w:val="00F80E6E"/>
    <w:rsid w:val="00F8114E"/>
    <w:rsid w:val="00F813B9"/>
    <w:rsid w:val="00F8381D"/>
    <w:rsid w:val="00F8416C"/>
    <w:rsid w:val="00F8419C"/>
    <w:rsid w:val="00F84934"/>
    <w:rsid w:val="00F84ED4"/>
    <w:rsid w:val="00F851D5"/>
    <w:rsid w:val="00F85A12"/>
    <w:rsid w:val="00F86834"/>
    <w:rsid w:val="00F86D0E"/>
    <w:rsid w:val="00F87ACC"/>
    <w:rsid w:val="00F900BD"/>
    <w:rsid w:val="00F9032C"/>
    <w:rsid w:val="00F9097A"/>
    <w:rsid w:val="00F90A7C"/>
    <w:rsid w:val="00F90B2A"/>
    <w:rsid w:val="00F90ED9"/>
    <w:rsid w:val="00F92025"/>
    <w:rsid w:val="00F9228A"/>
    <w:rsid w:val="00F922A9"/>
    <w:rsid w:val="00F923FF"/>
    <w:rsid w:val="00F93591"/>
    <w:rsid w:val="00F95103"/>
    <w:rsid w:val="00F95B07"/>
    <w:rsid w:val="00F95FFB"/>
    <w:rsid w:val="00F96226"/>
    <w:rsid w:val="00F964DD"/>
    <w:rsid w:val="00F969AA"/>
    <w:rsid w:val="00F969D4"/>
    <w:rsid w:val="00F96E39"/>
    <w:rsid w:val="00F97F35"/>
    <w:rsid w:val="00FA03AD"/>
    <w:rsid w:val="00FA068F"/>
    <w:rsid w:val="00FA1A1E"/>
    <w:rsid w:val="00FA2F71"/>
    <w:rsid w:val="00FA3071"/>
    <w:rsid w:val="00FA3742"/>
    <w:rsid w:val="00FA37B2"/>
    <w:rsid w:val="00FA6252"/>
    <w:rsid w:val="00FA65C1"/>
    <w:rsid w:val="00FA68CD"/>
    <w:rsid w:val="00FA6E6D"/>
    <w:rsid w:val="00FA748B"/>
    <w:rsid w:val="00FB1254"/>
    <w:rsid w:val="00FB1732"/>
    <w:rsid w:val="00FB1B64"/>
    <w:rsid w:val="00FB210D"/>
    <w:rsid w:val="00FB3022"/>
    <w:rsid w:val="00FB32D6"/>
    <w:rsid w:val="00FB3B6D"/>
    <w:rsid w:val="00FB3C58"/>
    <w:rsid w:val="00FB44BF"/>
    <w:rsid w:val="00FB63C3"/>
    <w:rsid w:val="00FB690E"/>
    <w:rsid w:val="00FB76D5"/>
    <w:rsid w:val="00FB7BF6"/>
    <w:rsid w:val="00FC0F7B"/>
    <w:rsid w:val="00FC1748"/>
    <w:rsid w:val="00FC1ABF"/>
    <w:rsid w:val="00FC1DE7"/>
    <w:rsid w:val="00FC1E1A"/>
    <w:rsid w:val="00FC2227"/>
    <w:rsid w:val="00FC38F2"/>
    <w:rsid w:val="00FC41CD"/>
    <w:rsid w:val="00FC431D"/>
    <w:rsid w:val="00FC4778"/>
    <w:rsid w:val="00FC5D95"/>
    <w:rsid w:val="00FC5FC3"/>
    <w:rsid w:val="00FC6007"/>
    <w:rsid w:val="00FC6182"/>
    <w:rsid w:val="00FC6A01"/>
    <w:rsid w:val="00FC7A21"/>
    <w:rsid w:val="00FC7B0F"/>
    <w:rsid w:val="00FD1CAD"/>
    <w:rsid w:val="00FD22A6"/>
    <w:rsid w:val="00FD23AB"/>
    <w:rsid w:val="00FD2AAA"/>
    <w:rsid w:val="00FD2D2E"/>
    <w:rsid w:val="00FD311E"/>
    <w:rsid w:val="00FD335C"/>
    <w:rsid w:val="00FD4AC7"/>
    <w:rsid w:val="00FD4B8E"/>
    <w:rsid w:val="00FD4EEF"/>
    <w:rsid w:val="00FD51BE"/>
    <w:rsid w:val="00FD5B48"/>
    <w:rsid w:val="00FD64C2"/>
    <w:rsid w:val="00FD694D"/>
    <w:rsid w:val="00FD6D8D"/>
    <w:rsid w:val="00FD71C2"/>
    <w:rsid w:val="00FD73D2"/>
    <w:rsid w:val="00FE00C1"/>
    <w:rsid w:val="00FE0E52"/>
    <w:rsid w:val="00FE1236"/>
    <w:rsid w:val="00FE1A54"/>
    <w:rsid w:val="00FE203C"/>
    <w:rsid w:val="00FE239F"/>
    <w:rsid w:val="00FE27E0"/>
    <w:rsid w:val="00FE3A51"/>
    <w:rsid w:val="00FE3EE0"/>
    <w:rsid w:val="00FE43E1"/>
    <w:rsid w:val="00FE4658"/>
    <w:rsid w:val="00FE4DBE"/>
    <w:rsid w:val="00FE5CEF"/>
    <w:rsid w:val="00FE6439"/>
    <w:rsid w:val="00FE734C"/>
    <w:rsid w:val="00FE7BDD"/>
    <w:rsid w:val="00FF0834"/>
    <w:rsid w:val="00FF087B"/>
    <w:rsid w:val="00FF0B60"/>
    <w:rsid w:val="00FF10EF"/>
    <w:rsid w:val="00FF2509"/>
    <w:rsid w:val="00FF2D50"/>
    <w:rsid w:val="00FF2F6F"/>
    <w:rsid w:val="00FF3462"/>
    <w:rsid w:val="00FF34C4"/>
    <w:rsid w:val="00FF511E"/>
    <w:rsid w:val="00FF5951"/>
    <w:rsid w:val="00FF5981"/>
    <w:rsid w:val="00FF5B35"/>
    <w:rsid w:val="00FF5BBF"/>
    <w:rsid w:val="00FF5F82"/>
    <w:rsid w:val="00FF6358"/>
    <w:rsid w:val="00FF716E"/>
    <w:rsid w:val="00FF71BB"/>
    <w:rsid w:val="00FF7766"/>
    <w:rsid w:val="00FF77ED"/>
    <w:rsid w:val="00FF7B69"/>
    <w:rsid w:val="00FF7E23"/>
  </w:rsids>
  <m:mathPr>
    <m:mathFont m:val="Adobe Caslon Pro"/>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10E73"/>
  </w:style>
  <w:style w:type="paragraph" w:styleId="Heading1">
    <w:name w:val="heading 1"/>
    <w:basedOn w:val="Normal"/>
    <w:next w:val="BodyText"/>
    <w:qFormat/>
    <w:rsid w:val="00410E73"/>
    <w:pPr>
      <w:keepNext/>
      <w:keepLines/>
      <w:suppressAutoHyphens/>
      <w:spacing w:before="240" w:after="120"/>
      <w:jc w:val="center"/>
      <w:outlineLvl w:val="0"/>
    </w:pPr>
    <w:rPr>
      <w:b/>
      <w:spacing w:val="-3"/>
      <w:kern w:val="28"/>
    </w:rPr>
  </w:style>
  <w:style w:type="paragraph" w:styleId="Heading2">
    <w:name w:val="heading 2"/>
    <w:basedOn w:val="Normal"/>
    <w:next w:val="Normal"/>
    <w:qFormat/>
    <w:rsid w:val="00410E73"/>
    <w:pPr>
      <w:keepNext/>
      <w:jc w:val="center"/>
      <w:outlineLvl w:val="1"/>
    </w:pPr>
    <w:rPr>
      <w:b/>
    </w:rPr>
  </w:style>
  <w:style w:type="paragraph" w:styleId="Heading5">
    <w:name w:val="heading 5"/>
    <w:basedOn w:val="Normal"/>
    <w:next w:val="Normal"/>
    <w:qFormat/>
    <w:rsid w:val="00410E73"/>
    <w:pPr>
      <w:keepNext/>
      <w:jc w:val="center"/>
      <w:outlineLvl w:val="4"/>
    </w:pPr>
    <w:rPr>
      <w:b/>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536ED8"/>
    <w:rPr>
      <w:rFonts w:ascii="Lucida Grande" w:hAnsi="Lucida Grande" w:cs="Lucida Grande"/>
      <w:sz w:val="18"/>
      <w:szCs w:val="18"/>
    </w:rPr>
  </w:style>
  <w:style w:type="character" w:customStyle="1" w:styleId="BalloonTextChar">
    <w:name w:val="Balloon Text Char"/>
    <w:basedOn w:val="DefaultParagraphFont"/>
    <w:uiPriority w:val="99"/>
    <w:semiHidden/>
    <w:rsid w:val="0046290C"/>
    <w:rPr>
      <w:rFonts w:ascii="Lucida Grande" w:hAnsi="Lucida Grande"/>
      <w:sz w:val="18"/>
      <w:szCs w:val="18"/>
    </w:rPr>
  </w:style>
  <w:style w:type="character" w:customStyle="1" w:styleId="BalloonTextChar0">
    <w:name w:val="Balloon Text Char"/>
    <w:basedOn w:val="DefaultParagraphFont"/>
    <w:uiPriority w:val="99"/>
    <w:semiHidden/>
    <w:rsid w:val="0046290C"/>
    <w:rPr>
      <w:rFonts w:ascii="Lucida Grande" w:hAnsi="Lucida Grande"/>
      <w:sz w:val="18"/>
      <w:szCs w:val="18"/>
    </w:rPr>
  </w:style>
  <w:style w:type="paragraph" w:styleId="BodyText">
    <w:name w:val="Body Text"/>
    <w:basedOn w:val="Normal"/>
    <w:rsid w:val="00CD1CE4"/>
    <w:pPr>
      <w:suppressAutoHyphens/>
      <w:spacing w:after="160"/>
      <w:jc w:val="both"/>
    </w:pPr>
  </w:style>
  <w:style w:type="paragraph" w:styleId="Date">
    <w:name w:val="Date"/>
    <w:basedOn w:val="BodyText"/>
    <w:rsid w:val="00410E73"/>
    <w:pPr>
      <w:jc w:val="center"/>
    </w:pPr>
  </w:style>
  <w:style w:type="character" w:styleId="EndnoteReference">
    <w:name w:val="endnote reference"/>
    <w:semiHidden/>
    <w:rsid w:val="00410E73"/>
    <w:rPr>
      <w:vertAlign w:val="superscript"/>
    </w:rPr>
  </w:style>
  <w:style w:type="paragraph" w:styleId="EndnoteText">
    <w:name w:val="endnote text"/>
    <w:basedOn w:val="Normal"/>
    <w:semiHidden/>
    <w:rsid w:val="00410E73"/>
    <w:pPr>
      <w:tabs>
        <w:tab w:val="left" w:pos="187"/>
      </w:tabs>
      <w:suppressAutoHyphens/>
      <w:spacing w:after="120" w:line="220" w:lineRule="exact"/>
      <w:ind w:left="187" w:hanging="187"/>
      <w:jc w:val="both"/>
    </w:pPr>
    <w:rPr>
      <w:spacing w:val="-3"/>
    </w:rPr>
  </w:style>
  <w:style w:type="paragraph" w:customStyle="1" w:styleId="abstract">
    <w:name w:val="abstract"/>
    <w:basedOn w:val="BodyText"/>
    <w:rsid w:val="00410E73"/>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rsid w:val="00410E73"/>
    <w:pPr>
      <w:spacing w:line="480" w:lineRule="auto"/>
      <w:ind w:firstLine="720"/>
    </w:pPr>
  </w:style>
  <w:style w:type="paragraph" w:styleId="BodyTextIndent2">
    <w:name w:val="Body Text Indent 2"/>
    <w:basedOn w:val="Normal"/>
    <w:rsid w:val="00410E73"/>
    <w:pPr>
      <w:spacing w:line="480" w:lineRule="auto"/>
      <w:ind w:firstLine="720"/>
    </w:pPr>
    <w:rPr>
      <w:b/>
    </w:rPr>
  </w:style>
  <w:style w:type="paragraph" w:styleId="BodyText3">
    <w:name w:val="Body Text 3"/>
    <w:basedOn w:val="Normal"/>
    <w:rsid w:val="00410E73"/>
    <w:rPr>
      <w:i/>
    </w:rPr>
  </w:style>
  <w:style w:type="paragraph" w:styleId="List">
    <w:name w:val="List"/>
    <w:basedOn w:val="Normal"/>
    <w:rsid w:val="00410E73"/>
    <w:pPr>
      <w:ind w:left="360" w:hanging="360"/>
    </w:pPr>
  </w:style>
  <w:style w:type="paragraph" w:styleId="Footer">
    <w:name w:val="footer"/>
    <w:basedOn w:val="Normal"/>
    <w:link w:val="FooterChar"/>
    <w:uiPriority w:val="99"/>
    <w:rsid w:val="00410E73"/>
    <w:pPr>
      <w:tabs>
        <w:tab w:val="center" w:pos="4320"/>
        <w:tab w:val="right" w:pos="8640"/>
      </w:tabs>
    </w:pPr>
  </w:style>
  <w:style w:type="character" w:styleId="PageNumber">
    <w:name w:val="page number"/>
    <w:basedOn w:val="DefaultParagraphFont"/>
    <w:rsid w:val="00410E73"/>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link w:val="AMIASuperscript"/>
    <w:rsid w:val="00590340"/>
    <w:rPr>
      <w:sz w:val="16"/>
      <w:vertAlign w:val="superscript"/>
      <w:lang w:val="en-US" w:eastAsia="en-US" w:bidi="ar-SA"/>
    </w:rPr>
  </w:style>
  <w:style w:type="paragraph" w:styleId="Header">
    <w:name w:val="header"/>
    <w:basedOn w:val="Normal"/>
    <w:rsid w:val="008E6278"/>
    <w:pPr>
      <w:tabs>
        <w:tab w:val="center" w:pos="4320"/>
        <w:tab w:val="right" w:pos="8640"/>
      </w:tabs>
    </w:pPr>
  </w:style>
  <w:style w:type="table" w:styleId="TableGrid">
    <w:name w:val="Table Grid"/>
    <w:basedOn w:val="TableNormal"/>
    <w:uiPriority w:val="59"/>
    <w:rsid w:val="00A853E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96FF4"/>
    <w:rPr>
      <w:color w:val="0000FF"/>
      <w:u w:val="single"/>
    </w:rPr>
  </w:style>
  <w:style w:type="character" w:customStyle="1" w:styleId="FooterChar">
    <w:name w:val="Footer Char"/>
    <w:basedOn w:val="DefaultParagraphFont"/>
    <w:link w:val="Footer"/>
    <w:uiPriority w:val="99"/>
    <w:rsid w:val="00133273"/>
  </w:style>
  <w:style w:type="numbering" w:customStyle="1" w:styleId="Style1">
    <w:name w:val="Style1"/>
    <w:rsid w:val="003A1D55"/>
    <w:pPr>
      <w:numPr>
        <w:numId w:val="11"/>
      </w:numPr>
    </w:pPr>
  </w:style>
  <w:style w:type="character" w:customStyle="1" w:styleId="BalloonTextChar1">
    <w:name w:val="Balloon Text Char1"/>
    <w:basedOn w:val="DefaultParagraphFont"/>
    <w:link w:val="BalloonText"/>
    <w:rsid w:val="00536ED8"/>
    <w:rPr>
      <w:rFonts w:ascii="Lucida Grande" w:hAnsi="Lucida Grande" w:cs="Lucida Grande"/>
      <w:sz w:val="18"/>
      <w:szCs w:val="18"/>
    </w:rPr>
  </w:style>
  <w:style w:type="character" w:styleId="FollowedHyperlink">
    <w:name w:val="FollowedHyperlink"/>
    <w:basedOn w:val="DefaultParagraphFont"/>
    <w:rsid w:val="00AE155F"/>
    <w:rPr>
      <w:color w:val="800080" w:themeColor="followedHyperlink"/>
      <w:u w:val="single"/>
    </w:rPr>
  </w:style>
  <w:style w:type="character" w:styleId="CommentReference">
    <w:name w:val="annotation reference"/>
    <w:basedOn w:val="DefaultParagraphFont"/>
    <w:rsid w:val="00235FDC"/>
    <w:rPr>
      <w:sz w:val="18"/>
      <w:szCs w:val="18"/>
    </w:rPr>
  </w:style>
  <w:style w:type="paragraph" w:styleId="CommentText">
    <w:name w:val="annotation text"/>
    <w:basedOn w:val="Normal"/>
    <w:link w:val="CommentTextChar"/>
    <w:rsid w:val="00235FDC"/>
  </w:style>
  <w:style w:type="character" w:customStyle="1" w:styleId="CommentTextChar">
    <w:name w:val="Comment Text Char"/>
    <w:basedOn w:val="DefaultParagraphFont"/>
    <w:link w:val="CommentText"/>
    <w:rsid w:val="00235FDC"/>
    <w:rPr>
      <w:sz w:val="24"/>
      <w:szCs w:val="24"/>
    </w:rPr>
  </w:style>
  <w:style w:type="paragraph" w:styleId="CommentSubject">
    <w:name w:val="annotation subject"/>
    <w:basedOn w:val="CommentText"/>
    <w:next w:val="CommentText"/>
    <w:link w:val="CommentSubjectChar"/>
    <w:rsid w:val="00235FDC"/>
    <w:rPr>
      <w:b/>
      <w:bCs/>
      <w:sz w:val="20"/>
      <w:szCs w:val="20"/>
    </w:rPr>
  </w:style>
  <w:style w:type="character" w:customStyle="1" w:styleId="CommentSubjectChar">
    <w:name w:val="Comment Subject Char"/>
    <w:basedOn w:val="CommentTextChar"/>
    <w:link w:val="CommentSubject"/>
    <w:rsid w:val="00235FDC"/>
    <w:rPr>
      <w:b/>
      <w:bCs/>
      <w:sz w:val="24"/>
      <w:szCs w:val="24"/>
    </w:rPr>
  </w:style>
  <w:style w:type="paragraph" w:styleId="ListParagraph">
    <w:name w:val="List Paragraph"/>
    <w:basedOn w:val="Normal"/>
    <w:uiPriority w:val="34"/>
    <w:qFormat/>
    <w:rsid w:val="00D62958"/>
    <w:pPr>
      <w:ind w:left="720"/>
      <w:contextualSpacing/>
    </w:pPr>
  </w:style>
  <w:style w:type="character" w:customStyle="1" w:styleId="apple-style-span">
    <w:name w:val="apple-style-span"/>
    <w:basedOn w:val="DefaultParagraphFont"/>
    <w:rsid w:val="00C1100D"/>
  </w:style>
  <w:style w:type="paragraph" w:styleId="Revision">
    <w:name w:val="Revision"/>
    <w:hidden/>
    <w:rsid w:val="00DA7577"/>
  </w:style>
  <w:style w:type="character" w:styleId="PlaceholderText">
    <w:name w:val="Placeholder Text"/>
    <w:basedOn w:val="DefaultParagraphFont"/>
    <w:rsid w:val="007E1C4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10E73"/>
  </w:style>
  <w:style w:type="paragraph" w:styleId="Heading1">
    <w:name w:val="heading 1"/>
    <w:basedOn w:val="Normal"/>
    <w:next w:val="BodyText"/>
    <w:qFormat/>
    <w:rsid w:val="00410E73"/>
    <w:pPr>
      <w:keepNext/>
      <w:keepLines/>
      <w:suppressAutoHyphens/>
      <w:spacing w:before="240" w:after="120"/>
      <w:jc w:val="center"/>
      <w:outlineLvl w:val="0"/>
    </w:pPr>
    <w:rPr>
      <w:b/>
      <w:spacing w:val="-3"/>
      <w:kern w:val="28"/>
    </w:rPr>
  </w:style>
  <w:style w:type="paragraph" w:styleId="Heading2">
    <w:name w:val="heading 2"/>
    <w:basedOn w:val="Normal"/>
    <w:next w:val="Normal"/>
    <w:qFormat/>
    <w:rsid w:val="00410E73"/>
    <w:pPr>
      <w:keepNext/>
      <w:jc w:val="center"/>
      <w:outlineLvl w:val="1"/>
    </w:pPr>
    <w:rPr>
      <w:b/>
    </w:rPr>
  </w:style>
  <w:style w:type="paragraph" w:styleId="Heading5">
    <w:name w:val="heading 5"/>
    <w:basedOn w:val="Normal"/>
    <w:next w:val="Normal"/>
    <w:qFormat/>
    <w:rsid w:val="00410E73"/>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536ED8"/>
    <w:rPr>
      <w:rFonts w:ascii="Lucida Grande" w:hAnsi="Lucida Grande" w:cs="Lucida Grande"/>
      <w:sz w:val="18"/>
      <w:szCs w:val="18"/>
    </w:rPr>
  </w:style>
  <w:style w:type="character" w:customStyle="1" w:styleId="BalloonTextChar">
    <w:name w:val="Balloon Text Char"/>
    <w:basedOn w:val="DefaultParagraphFont"/>
    <w:uiPriority w:val="99"/>
    <w:semiHidden/>
    <w:rsid w:val="0046290C"/>
    <w:rPr>
      <w:rFonts w:ascii="Lucida Grande" w:hAnsi="Lucida Grande"/>
      <w:sz w:val="18"/>
      <w:szCs w:val="18"/>
    </w:rPr>
  </w:style>
  <w:style w:type="character" w:customStyle="1" w:styleId="BalloonTextChar0">
    <w:name w:val="Balloon Text Char"/>
    <w:basedOn w:val="DefaultParagraphFont"/>
    <w:uiPriority w:val="99"/>
    <w:semiHidden/>
    <w:rsid w:val="0046290C"/>
    <w:rPr>
      <w:rFonts w:ascii="Lucida Grande" w:hAnsi="Lucida Grande"/>
      <w:sz w:val="18"/>
      <w:szCs w:val="18"/>
    </w:rPr>
  </w:style>
  <w:style w:type="paragraph" w:styleId="BodyText">
    <w:name w:val="Body Text"/>
    <w:basedOn w:val="Normal"/>
    <w:rsid w:val="00CD1CE4"/>
    <w:pPr>
      <w:suppressAutoHyphens/>
      <w:spacing w:after="160"/>
      <w:jc w:val="both"/>
    </w:pPr>
  </w:style>
  <w:style w:type="paragraph" w:styleId="Date">
    <w:name w:val="Date"/>
    <w:basedOn w:val="BodyText"/>
    <w:rsid w:val="00410E73"/>
    <w:pPr>
      <w:jc w:val="center"/>
    </w:pPr>
  </w:style>
  <w:style w:type="character" w:styleId="EndnoteReference">
    <w:name w:val="endnote reference"/>
    <w:semiHidden/>
    <w:rsid w:val="00410E73"/>
    <w:rPr>
      <w:vertAlign w:val="superscript"/>
    </w:rPr>
  </w:style>
  <w:style w:type="paragraph" w:styleId="EndnoteText">
    <w:name w:val="endnote text"/>
    <w:basedOn w:val="Normal"/>
    <w:semiHidden/>
    <w:rsid w:val="00410E73"/>
    <w:pPr>
      <w:tabs>
        <w:tab w:val="left" w:pos="187"/>
      </w:tabs>
      <w:suppressAutoHyphens/>
      <w:spacing w:after="120" w:line="220" w:lineRule="exact"/>
      <w:ind w:left="187" w:hanging="187"/>
      <w:jc w:val="both"/>
    </w:pPr>
    <w:rPr>
      <w:spacing w:val="-3"/>
    </w:rPr>
  </w:style>
  <w:style w:type="paragraph" w:customStyle="1" w:styleId="abstract">
    <w:name w:val="abstract"/>
    <w:basedOn w:val="BodyText"/>
    <w:rsid w:val="00410E73"/>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rsid w:val="00410E73"/>
    <w:pPr>
      <w:spacing w:line="480" w:lineRule="auto"/>
      <w:ind w:firstLine="720"/>
    </w:pPr>
  </w:style>
  <w:style w:type="paragraph" w:styleId="BodyTextIndent2">
    <w:name w:val="Body Text Indent 2"/>
    <w:basedOn w:val="Normal"/>
    <w:rsid w:val="00410E73"/>
    <w:pPr>
      <w:spacing w:line="480" w:lineRule="auto"/>
      <w:ind w:firstLine="720"/>
    </w:pPr>
    <w:rPr>
      <w:b/>
    </w:rPr>
  </w:style>
  <w:style w:type="paragraph" w:styleId="BodyText3">
    <w:name w:val="Body Text 3"/>
    <w:basedOn w:val="Normal"/>
    <w:rsid w:val="00410E73"/>
    <w:rPr>
      <w:i/>
    </w:rPr>
  </w:style>
  <w:style w:type="paragraph" w:styleId="List">
    <w:name w:val="List"/>
    <w:basedOn w:val="Normal"/>
    <w:rsid w:val="00410E73"/>
    <w:pPr>
      <w:ind w:left="360" w:hanging="360"/>
    </w:pPr>
  </w:style>
  <w:style w:type="paragraph" w:styleId="Footer">
    <w:name w:val="footer"/>
    <w:basedOn w:val="Normal"/>
    <w:link w:val="FooterChar"/>
    <w:uiPriority w:val="99"/>
    <w:rsid w:val="00410E73"/>
    <w:pPr>
      <w:tabs>
        <w:tab w:val="center" w:pos="4320"/>
        <w:tab w:val="right" w:pos="8640"/>
      </w:tabs>
    </w:pPr>
  </w:style>
  <w:style w:type="character" w:styleId="PageNumber">
    <w:name w:val="page number"/>
    <w:basedOn w:val="DefaultParagraphFont"/>
    <w:rsid w:val="00410E73"/>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link w:val="AMIASuperscript"/>
    <w:rsid w:val="00590340"/>
    <w:rPr>
      <w:sz w:val="16"/>
      <w:vertAlign w:val="superscript"/>
      <w:lang w:val="en-US" w:eastAsia="en-US" w:bidi="ar-SA"/>
    </w:rPr>
  </w:style>
  <w:style w:type="paragraph" w:styleId="Header">
    <w:name w:val="header"/>
    <w:basedOn w:val="Normal"/>
    <w:rsid w:val="008E6278"/>
    <w:pPr>
      <w:tabs>
        <w:tab w:val="center" w:pos="4320"/>
        <w:tab w:val="right" w:pos="8640"/>
      </w:tabs>
    </w:pPr>
  </w:style>
  <w:style w:type="table" w:styleId="TableGrid">
    <w:name w:val="Table Grid"/>
    <w:basedOn w:val="TableNormal"/>
    <w:uiPriority w:val="59"/>
    <w:rsid w:val="00A853E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96FF4"/>
    <w:rPr>
      <w:color w:val="0000FF"/>
      <w:u w:val="single"/>
    </w:rPr>
  </w:style>
  <w:style w:type="character" w:customStyle="1" w:styleId="FooterChar">
    <w:name w:val="Footer Char"/>
    <w:basedOn w:val="DefaultParagraphFont"/>
    <w:link w:val="Footer"/>
    <w:uiPriority w:val="99"/>
    <w:rsid w:val="00133273"/>
  </w:style>
  <w:style w:type="numbering" w:customStyle="1" w:styleId="Style1">
    <w:name w:val="Style1"/>
    <w:rsid w:val="003A1D55"/>
    <w:pPr>
      <w:numPr>
        <w:numId w:val="11"/>
      </w:numPr>
    </w:pPr>
  </w:style>
  <w:style w:type="character" w:customStyle="1" w:styleId="BalloonTextChar1">
    <w:name w:val="Balloon Text Char1"/>
    <w:basedOn w:val="DefaultParagraphFont"/>
    <w:link w:val="BalloonText"/>
    <w:rsid w:val="00536ED8"/>
    <w:rPr>
      <w:rFonts w:ascii="Lucida Grande" w:hAnsi="Lucida Grande" w:cs="Lucida Grande"/>
      <w:sz w:val="18"/>
      <w:szCs w:val="18"/>
    </w:rPr>
  </w:style>
  <w:style w:type="character" w:styleId="FollowedHyperlink">
    <w:name w:val="FollowedHyperlink"/>
    <w:basedOn w:val="DefaultParagraphFont"/>
    <w:rsid w:val="00AE155F"/>
    <w:rPr>
      <w:color w:val="800080" w:themeColor="followedHyperlink"/>
      <w:u w:val="single"/>
    </w:rPr>
  </w:style>
  <w:style w:type="character" w:styleId="CommentReference">
    <w:name w:val="annotation reference"/>
    <w:basedOn w:val="DefaultParagraphFont"/>
    <w:rsid w:val="00235FDC"/>
    <w:rPr>
      <w:sz w:val="18"/>
      <w:szCs w:val="18"/>
    </w:rPr>
  </w:style>
  <w:style w:type="paragraph" w:styleId="CommentText">
    <w:name w:val="annotation text"/>
    <w:basedOn w:val="Normal"/>
    <w:link w:val="CommentTextChar"/>
    <w:rsid w:val="00235FDC"/>
  </w:style>
  <w:style w:type="character" w:customStyle="1" w:styleId="CommentTextChar">
    <w:name w:val="Comment Text Char"/>
    <w:basedOn w:val="DefaultParagraphFont"/>
    <w:link w:val="CommentText"/>
    <w:rsid w:val="00235FDC"/>
    <w:rPr>
      <w:sz w:val="24"/>
      <w:szCs w:val="24"/>
    </w:rPr>
  </w:style>
  <w:style w:type="paragraph" w:styleId="CommentSubject">
    <w:name w:val="annotation subject"/>
    <w:basedOn w:val="CommentText"/>
    <w:next w:val="CommentText"/>
    <w:link w:val="CommentSubjectChar"/>
    <w:rsid w:val="00235FDC"/>
    <w:rPr>
      <w:b/>
      <w:bCs/>
      <w:sz w:val="20"/>
      <w:szCs w:val="20"/>
    </w:rPr>
  </w:style>
  <w:style w:type="character" w:customStyle="1" w:styleId="CommentSubjectChar">
    <w:name w:val="Comment Subject Char"/>
    <w:basedOn w:val="CommentTextChar"/>
    <w:link w:val="CommentSubject"/>
    <w:rsid w:val="00235FDC"/>
    <w:rPr>
      <w:b/>
      <w:bCs/>
      <w:sz w:val="24"/>
      <w:szCs w:val="24"/>
    </w:rPr>
  </w:style>
  <w:style w:type="paragraph" w:styleId="ListParagraph">
    <w:name w:val="List Paragraph"/>
    <w:basedOn w:val="Normal"/>
    <w:uiPriority w:val="34"/>
    <w:qFormat/>
    <w:rsid w:val="00D62958"/>
    <w:pPr>
      <w:ind w:left="720"/>
      <w:contextualSpacing/>
    </w:pPr>
  </w:style>
  <w:style w:type="character" w:customStyle="1" w:styleId="apple-style-span">
    <w:name w:val="apple-style-span"/>
    <w:basedOn w:val="DefaultParagraphFont"/>
    <w:rsid w:val="00C1100D"/>
  </w:style>
  <w:style w:type="paragraph" w:styleId="Revision">
    <w:name w:val="Revision"/>
    <w:hidden/>
    <w:rsid w:val="00DA7577"/>
  </w:style>
  <w:style w:type="character" w:styleId="PlaceholderText">
    <w:name w:val="Placeholder Text"/>
    <w:basedOn w:val="DefaultParagraphFont"/>
    <w:rsid w:val="007E1C40"/>
    <w:rPr>
      <w:color w:val="808080"/>
    </w:rPr>
  </w:style>
</w:styles>
</file>

<file path=word/webSettings.xml><?xml version="1.0" encoding="utf-8"?>
<w:webSettings xmlns:r="http://schemas.openxmlformats.org/officeDocument/2006/relationships" xmlns:w="http://schemas.openxmlformats.org/wordprocessingml/2006/main">
  <w:divs>
    <w:div w:id="37819349">
      <w:bodyDiv w:val="1"/>
      <w:marLeft w:val="0"/>
      <w:marRight w:val="0"/>
      <w:marTop w:val="0"/>
      <w:marBottom w:val="0"/>
      <w:divBdr>
        <w:top w:val="none" w:sz="0" w:space="0" w:color="auto"/>
        <w:left w:val="none" w:sz="0" w:space="0" w:color="auto"/>
        <w:bottom w:val="none" w:sz="0" w:space="0" w:color="auto"/>
        <w:right w:val="none" w:sz="0" w:space="0" w:color="auto"/>
      </w:divBdr>
    </w:div>
    <w:div w:id="202837704">
      <w:bodyDiv w:val="1"/>
      <w:marLeft w:val="0"/>
      <w:marRight w:val="0"/>
      <w:marTop w:val="0"/>
      <w:marBottom w:val="0"/>
      <w:divBdr>
        <w:top w:val="none" w:sz="0" w:space="0" w:color="auto"/>
        <w:left w:val="none" w:sz="0" w:space="0" w:color="auto"/>
        <w:bottom w:val="none" w:sz="0" w:space="0" w:color="auto"/>
        <w:right w:val="none" w:sz="0" w:space="0" w:color="auto"/>
      </w:divBdr>
    </w:div>
    <w:div w:id="351686823">
      <w:bodyDiv w:val="1"/>
      <w:marLeft w:val="0"/>
      <w:marRight w:val="0"/>
      <w:marTop w:val="0"/>
      <w:marBottom w:val="0"/>
      <w:divBdr>
        <w:top w:val="none" w:sz="0" w:space="0" w:color="auto"/>
        <w:left w:val="none" w:sz="0" w:space="0" w:color="auto"/>
        <w:bottom w:val="none" w:sz="0" w:space="0" w:color="auto"/>
        <w:right w:val="none" w:sz="0" w:space="0" w:color="auto"/>
      </w:divBdr>
    </w:div>
    <w:div w:id="446194543">
      <w:bodyDiv w:val="1"/>
      <w:marLeft w:val="0"/>
      <w:marRight w:val="0"/>
      <w:marTop w:val="0"/>
      <w:marBottom w:val="0"/>
      <w:divBdr>
        <w:top w:val="none" w:sz="0" w:space="0" w:color="auto"/>
        <w:left w:val="none" w:sz="0" w:space="0" w:color="auto"/>
        <w:bottom w:val="none" w:sz="0" w:space="0" w:color="auto"/>
        <w:right w:val="none" w:sz="0" w:space="0" w:color="auto"/>
      </w:divBdr>
    </w:div>
    <w:div w:id="524713460">
      <w:bodyDiv w:val="1"/>
      <w:marLeft w:val="0"/>
      <w:marRight w:val="0"/>
      <w:marTop w:val="0"/>
      <w:marBottom w:val="0"/>
      <w:divBdr>
        <w:top w:val="none" w:sz="0" w:space="0" w:color="auto"/>
        <w:left w:val="none" w:sz="0" w:space="0" w:color="auto"/>
        <w:bottom w:val="none" w:sz="0" w:space="0" w:color="auto"/>
        <w:right w:val="none" w:sz="0" w:space="0" w:color="auto"/>
      </w:divBdr>
    </w:div>
    <w:div w:id="621810153">
      <w:bodyDiv w:val="1"/>
      <w:marLeft w:val="0"/>
      <w:marRight w:val="0"/>
      <w:marTop w:val="0"/>
      <w:marBottom w:val="0"/>
      <w:divBdr>
        <w:top w:val="none" w:sz="0" w:space="0" w:color="auto"/>
        <w:left w:val="none" w:sz="0" w:space="0" w:color="auto"/>
        <w:bottom w:val="none" w:sz="0" w:space="0" w:color="auto"/>
        <w:right w:val="none" w:sz="0" w:space="0" w:color="auto"/>
      </w:divBdr>
    </w:div>
    <w:div w:id="898904848">
      <w:bodyDiv w:val="1"/>
      <w:marLeft w:val="0"/>
      <w:marRight w:val="0"/>
      <w:marTop w:val="0"/>
      <w:marBottom w:val="0"/>
      <w:divBdr>
        <w:top w:val="none" w:sz="0" w:space="0" w:color="auto"/>
        <w:left w:val="none" w:sz="0" w:space="0" w:color="auto"/>
        <w:bottom w:val="none" w:sz="0" w:space="0" w:color="auto"/>
        <w:right w:val="none" w:sz="0" w:space="0" w:color="auto"/>
      </w:divBdr>
    </w:div>
    <w:div w:id="1014458203">
      <w:bodyDiv w:val="1"/>
      <w:marLeft w:val="0"/>
      <w:marRight w:val="0"/>
      <w:marTop w:val="0"/>
      <w:marBottom w:val="0"/>
      <w:divBdr>
        <w:top w:val="none" w:sz="0" w:space="0" w:color="auto"/>
        <w:left w:val="none" w:sz="0" w:space="0" w:color="auto"/>
        <w:bottom w:val="none" w:sz="0" w:space="0" w:color="auto"/>
        <w:right w:val="none" w:sz="0" w:space="0" w:color="auto"/>
      </w:divBdr>
      <w:divsChild>
        <w:div w:id="158813745">
          <w:marLeft w:val="0"/>
          <w:marRight w:val="0"/>
          <w:marTop w:val="0"/>
          <w:marBottom w:val="0"/>
          <w:divBdr>
            <w:top w:val="none" w:sz="0" w:space="0" w:color="auto"/>
            <w:left w:val="none" w:sz="0" w:space="0" w:color="auto"/>
            <w:bottom w:val="none" w:sz="0" w:space="0" w:color="auto"/>
            <w:right w:val="none" w:sz="0" w:space="0" w:color="auto"/>
          </w:divBdr>
        </w:div>
        <w:div w:id="921716054">
          <w:marLeft w:val="0"/>
          <w:marRight w:val="0"/>
          <w:marTop w:val="0"/>
          <w:marBottom w:val="0"/>
          <w:divBdr>
            <w:top w:val="none" w:sz="0" w:space="0" w:color="auto"/>
            <w:left w:val="none" w:sz="0" w:space="0" w:color="auto"/>
            <w:bottom w:val="none" w:sz="0" w:space="0" w:color="auto"/>
            <w:right w:val="none" w:sz="0" w:space="0" w:color="auto"/>
          </w:divBdr>
        </w:div>
      </w:divsChild>
    </w:div>
    <w:div w:id="1148742883">
      <w:bodyDiv w:val="1"/>
      <w:marLeft w:val="0"/>
      <w:marRight w:val="0"/>
      <w:marTop w:val="0"/>
      <w:marBottom w:val="0"/>
      <w:divBdr>
        <w:top w:val="none" w:sz="0" w:space="0" w:color="auto"/>
        <w:left w:val="none" w:sz="0" w:space="0" w:color="auto"/>
        <w:bottom w:val="none" w:sz="0" w:space="0" w:color="auto"/>
        <w:right w:val="none" w:sz="0" w:space="0" w:color="auto"/>
      </w:divBdr>
    </w:div>
    <w:div w:id="1323773029">
      <w:bodyDiv w:val="1"/>
      <w:marLeft w:val="0"/>
      <w:marRight w:val="0"/>
      <w:marTop w:val="0"/>
      <w:marBottom w:val="0"/>
      <w:divBdr>
        <w:top w:val="none" w:sz="0" w:space="0" w:color="auto"/>
        <w:left w:val="none" w:sz="0" w:space="0" w:color="auto"/>
        <w:bottom w:val="none" w:sz="0" w:space="0" w:color="auto"/>
        <w:right w:val="none" w:sz="0" w:space="0" w:color="auto"/>
      </w:divBdr>
      <w:divsChild>
        <w:div w:id="243300970">
          <w:marLeft w:val="0"/>
          <w:marRight w:val="0"/>
          <w:marTop w:val="0"/>
          <w:marBottom w:val="0"/>
          <w:divBdr>
            <w:top w:val="none" w:sz="0" w:space="0" w:color="auto"/>
            <w:left w:val="none" w:sz="0" w:space="0" w:color="auto"/>
            <w:bottom w:val="none" w:sz="0" w:space="0" w:color="auto"/>
            <w:right w:val="none" w:sz="0" w:space="0" w:color="auto"/>
          </w:divBdr>
        </w:div>
        <w:div w:id="1521235894">
          <w:marLeft w:val="0"/>
          <w:marRight w:val="0"/>
          <w:marTop w:val="0"/>
          <w:marBottom w:val="0"/>
          <w:divBdr>
            <w:top w:val="none" w:sz="0" w:space="0" w:color="auto"/>
            <w:left w:val="none" w:sz="0" w:space="0" w:color="auto"/>
            <w:bottom w:val="none" w:sz="0" w:space="0" w:color="auto"/>
            <w:right w:val="none" w:sz="0" w:space="0" w:color="auto"/>
          </w:divBdr>
        </w:div>
      </w:divsChild>
    </w:div>
    <w:div w:id="1362170794">
      <w:bodyDiv w:val="1"/>
      <w:marLeft w:val="0"/>
      <w:marRight w:val="0"/>
      <w:marTop w:val="0"/>
      <w:marBottom w:val="0"/>
      <w:divBdr>
        <w:top w:val="none" w:sz="0" w:space="0" w:color="auto"/>
        <w:left w:val="none" w:sz="0" w:space="0" w:color="auto"/>
        <w:bottom w:val="none" w:sz="0" w:space="0" w:color="auto"/>
        <w:right w:val="none" w:sz="0" w:space="0" w:color="auto"/>
      </w:divBdr>
    </w:div>
    <w:div w:id="1582525892">
      <w:bodyDiv w:val="1"/>
      <w:marLeft w:val="0"/>
      <w:marRight w:val="0"/>
      <w:marTop w:val="0"/>
      <w:marBottom w:val="0"/>
      <w:divBdr>
        <w:top w:val="none" w:sz="0" w:space="0" w:color="auto"/>
        <w:left w:val="none" w:sz="0" w:space="0" w:color="auto"/>
        <w:bottom w:val="none" w:sz="0" w:space="0" w:color="auto"/>
        <w:right w:val="none" w:sz="0" w:space="0" w:color="auto"/>
      </w:divBdr>
    </w:div>
    <w:div w:id="1842040130">
      <w:bodyDiv w:val="1"/>
      <w:marLeft w:val="0"/>
      <w:marRight w:val="0"/>
      <w:marTop w:val="0"/>
      <w:marBottom w:val="0"/>
      <w:divBdr>
        <w:top w:val="none" w:sz="0" w:space="0" w:color="auto"/>
        <w:left w:val="none" w:sz="0" w:space="0" w:color="auto"/>
        <w:bottom w:val="none" w:sz="0" w:space="0" w:color="auto"/>
        <w:right w:val="none" w:sz="0" w:space="0" w:color="auto"/>
      </w:divBdr>
    </w:div>
    <w:div w:id="186982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fontTable" Target="fontTable.xml"/><Relationship Id="rId17" Type="http://schemas.openxmlformats.org/officeDocument/2006/relationships/theme" Target="theme/theme1.xml"/><Relationship Id="rId18"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505F7-C12F-2C48-B289-26924AE3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Settings\jeff\Local Settings\Temporary Internet Files\OLKDA\AMIA Submission template.dot</Template>
  <TotalTime>15</TotalTime>
  <Pages>12</Pages>
  <Words>4237</Words>
  <Characters>24155</Characters>
  <Application>Microsoft Word 12.1.0</Application>
  <DocSecurity>0</DocSecurity>
  <Lines>201</Lines>
  <Paragraphs>48</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Microsoft</Company>
  <LinksUpToDate>false</LinksUpToDate>
  <CharactersWithSpaces>29664</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subject/>
  <dc:creator>Jeff Williamson</dc:creator>
  <cp:keywords/>
  <dc:description/>
  <cp:lastModifiedBy>Ravi Parikh</cp:lastModifiedBy>
  <cp:revision>14</cp:revision>
  <cp:lastPrinted>2012-02-29T06:19:00Z</cp:lastPrinted>
  <dcterms:created xsi:type="dcterms:W3CDTF">2012-02-29T06:19:00Z</dcterms:created>
  <dcterms:modified xsi:type="dcterms:W3CDTF">2012-03-12T01:16:00Z</dcterms:modified>
</cp:coreProperties>
</file>